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CC08F" w14:textId="77777777" w:rsidR="00900919" w:rsidRPr="004E1351" w:rsidRDefault="00900919" w:rsidP="00860841">
      <w:pPr>
        <w:ind w:left="360" w:hanging="360"/>
        <w:rPr>
          <w:rFonts w:ascii="Times New Roman" w:hAnsi="Times New Roman" w:cs="Times New Roman"/>
        </w:rPr>
      </w:pPr>
    </w:p>
    <w:p w14:paraId="109DE21F" w14:textId="5C5F6CA5" w:rsidR="00C535AC" w:rsidRPr="004E1351" w:rsidRDefault="00860841" w:rsidP="0086084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highlight w:val="yellow"/>
        </w:rPr>
      </w:pPr>
      <w:r w:rsidRPr="004E1351">
        <w:rPr>
          <w:rFonts w:ascii="Times New Roman" w:hAnsi="Times New Roman" w:cs="Times New Roman"/>
          <w:highlight w:val="yellow"/>
        </w:rPr>
        <w:t>Initial test instructions</w:t>
      </w:r>
    </w:p>
    <w:p w14:paraId="3BD3889B" w14:textId="77777777" w:rsidR="00860841" w:rsidRPr="004E1351" w:rsidRDefault="00860841" w:rsidP="00860841">
      <w:pPr>
        <w:pStyle w:val="a3"/>
        <w:ind w:left="360" w:firstLineChars="0" w:firstLine="0"/>
        <w:rPr>
          <w:rFonts w:ascii="Times New Roman" w:hAnsi="Times New Roman" w:cs="Times New Roman"/>
        </w:rPr>
      </w:pPr>
    </w:p>
    <w:p w14:paraId="2C4E5025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>(1) A list of words will appear on the screen one at a time. Study the words as they appear.</w:t>
      </w:r>
    </w:p>
    <w:p w14:paraId="536564F2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</w:p>
    <w:p w14:paraId="73DE7905" w14:textId="5D69F14D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 xml:space="preserve">(2) </w:t>
      </w:r>
      <w:r w:rsidR="00E85609">
        <w:rPr>
          <w:rFonts w:ascii="Times New Roman" w:hAnsi="Times New Roman" w:cs="Times New Roman"/>
          <w:color w:val="1F4E79" w:themeColor="accent5" w:themeShade="80"/>
        </w:rPr>
        <w:t>A</w:t>
      </w:r>
      <w:r w:rsidRPr="004E1351">
        <w:rPr>
          <w:rFonts w:ascii="Times New Roman" w:hAnsi="Times New Roman" w:cs="Times New Roman"/>
          <w:color w:val="1F4E79" w:themeColor="accent5" w:themeShade="80"/>
        </w:rPr>
        <w:t>fter a brief blank period, you will see a series of numbers. Add those as they come, and when you see the words “TYPE THE SUM”, use the number keys to type your answer</w:t>
      </w:r>
      <w:r w:rsidR="00E85609">
        <w:rPr>
          <w:rFonts w:ascii="Times New Roman" w:hAnsi="Times New Roman" w:cs="Times New Roman"/>
          <w:color w:val="1F4E79" w:themeColor="accent5" w:themeShade="80"/>
        </w:rPr>
        <w:t xml:space="preserve">, then </w:t>
      </w:r>
      <w:del w:id="0" w:author="Lai, Lea" w:date="2023-12-01T11:12:00Z">
        <w:r w:rsidR="00E85609" w:rsidDel="00684646">
          <w:rPr>
            <w:rFonts w:ascii="Times New Roman" w:hAnsi="Times New Roman" w:cs="Times New Roman"/>
            <w:color w:val="1F4E79" w:themeColor="accent5" w:themeShade="80"/>
          </w:rPr>
          <w:delText xml:space="preserve">type </w:delText>
        </w:r>
      </w:del>
      <w:ins w:id="1" w:author="Lai, Lea" w:date="2023-12-01T11:12:00Z">
        <w:r w:rsidR="00684646">
          <w:rPr>
            <w:rFonts w:ascii="Times New Roman" w:hAnsi="Times New Roman" w:cs="Times New Roman"/>
            <w:color w:val="1F4E79" w:themeColor="accent5" w:themeShade="80"/>
          </w:rPr>
          <w:t>press</w:t>
        </w:r>
        <w:r w:rsidR="00684646">
          <w:rPr>
            <w:rFonts w:ascii="Times New Roman" w:hAnsi="Times New Roman" w:cs="Times New Roman"/>
            <w:color w:val="1F4E79" w:themeColor="accent5" w:themeShade="80"/>
          </w:rPr>
          <w:t xml:space="preserve"> </w:t>
        </w:r>
      </w:ins>
      <w:r w:rsidR="00E85609">
        <w:rPr>
          <w:rFonts w:ascii="Times New Roman" w:hAnsi="Times New Roman" w:cs="Times New Roman"/>
          <w:color w:val="1F4E79" w:themeColor="accent5" w:themeShade="80"/>
        </w:rPr>
        <w:t>the ENTER</w:t>
      </w:r>
      <w:ins w:id="2" w:author="Lai, Lea" w:date="2023-12-01T11:22:00Z">
        <w:r w:rsidR="00D71C14">
          <w:rPr>
            <w:rFonts w:ascii="Times New Roman" w:hAnsi="Times New Roman" w:cs="Times New Roman"/>
            <w:color w:val="1F4E79" w:themeColor="accent5" w:themeShade="80"/>
          </w:rPr>
          <w:t>/RETURN</w:t>
        </w:r>
      </w:ins>
      <w:r w:rsidR="00E85609">
        <w:rPr>
          <w:rFonts w:ascii="Times New Roman" w:hAnsi="Times New Roman" w:cs="Times New Roman"/>
          <w:color w:val="1F4E79" w:themeColor="accent5" w:themeShade="80"/>
        </w:rPr>
        <w:t xml:space="preserve"> key to</w:t>
      </w:r>
      <w:del w:id="3" w:author="Lai, Lea" w:date="2023-12-01T11:11:00Z">
        <w:r w:rsidR="00E85609" w:rsidDel="00684646">
          <w:rPr>
            <w:rFonts w:ascii="Times New Roman" w:hAnsi="Times New Roman" w:cs="Times New Roman"/>
            <w:color w:val="1F4E79" w:themeColor="accent5" w:themeShade="80"/>
          </w:rPr>
          <w:delText>p</w:delText>
        </w:r>
      </w:del>
      <w:r w:rsidR="00E85609">
        <w:rPr>
          <w:rFonts w:ascii="Times New Roman" w:hAnsi="Times New Roman" w:cs="Times New Roman"/>
          <w:color w:val="1F4E79" w:themeColor="accent5" w:themeShade="80"/>
        </w:rPr>
        <w:t xml:space="preserve"> continue. </w:t>
      </w:r>
    </w:p>
    <w:p w14:paraId="38D59E3E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</w:p>
    <w:p w14:paraId="2D7EC8C7" w14:textId="77777777" w:rsidR="00684646" w:rsidRDefault="0036200D" w:rsidP="0036200D">
      <w:pPr>
        <w:rPr>
          <w:ins w:id="4" w:author="Lai, Lea" w:date="2023-12-01T11:14:00Z"/>
          <w:rFonts w:ascii="Times New Roman" w:hAnsi="Times New Roman" w:cs="Times New Roman"/>
          <w:color w:val="1F4E79" w:themeColor="accent5" w:themeShade="80"/>
        </w:rPr>
      </w:pPr>
      <w:r>
        <w:rPr>
          <w:rFonts w:ascii="Times New Roman" w:hAnsi="Times New Roman" w:cs="Times New Roman"/>
          <w:color w:val="1F4E79" w:themeColor="accent5" w:themeShade="80"/>
        </w:rPr>
        <w:t xml:space="preserve">  </w:t>
      </w:r>
      <w:r w:rsidR="00860841" w:rsidRPr="0036200D">
        <w:rPr>
          <w:rFonts w:ascii="Times New Roman" w:hAnsi="Times New Roman" w:cs="Times New Roman"/>
          <w:color w:val="1F4E79" w:themeColor="accent5" w:themeShade="80"/>
        </w:rPr>
        <w:t xml:space="preserve">(3) </w:t>
      </w:r>
      <w:r w:rsidR="00E85609">
        <w:rPr>
          <w:rFonts w:ascii="Times New Roman" w:hAnsi="Times New Roman" w:cs="Times New Roman"/>
          <w:color w:val="1F4E79" w:themeColor="accent5" w:themeShade="80"/>
        </w:rPr>
        <w:t>Next</w:t>
      </w:r>
      <w:r w:rsidR="00860841" w:rsidRPr="0036200D">
        <w:rPr>
          <w:rFonts w:ascii="Times New Roman" w:hAnsi="Times New Roman" w:cs="Times New Roman"/>
          <w:color w:val="1F4E79" w:themeColor="accent5" w:themeShade="80"/>
        </w:rPr>
        <w:t xml:space="preserve"> you will </w:t>
      </w:r>
      <w:r w:rsidR="00E85609">
        <w:rPr>
          <w:rFonts w:ascii="Times New Roman" w:hAnsi="Times New Roman" w:cs="Times New Roman"/>
          <w:color w:val="1F4E79" w:themeColor="accent5" w:themeShade="80"/>
        </w:rPr>
        <w:t>be tested to assess your memory for the words f</w:t>
      </w:r>
      <w:r w:rsidR="001055AC" w:rsidRPr="0036200D">
        <w:rPr>
          <w:rFonts w:ascii="Times New Roman" w:hAnsi="Times New Roman" w:cs="Times New Roman"/>
          <w:color w:val="1F4E79" w:themeColor="accent5" w:themeShade="80"/>
        </w:rPr>
        <w:t xml:space="preserve">rom the list you </w:t>
      </w:r>
      <w:del w:id="5" w:author="Lai, Lea" w:date="2023-12-01T11:11:00Z">
        <w:r w:rsidR="001055AC" w:rsidRPr="0036200D" w:rsidDel="00684646">
          <w:rPr>
            <w:rFonts w:ascii="Times New Roman" w:hAnsi="Times New Roman" w:cs="Times New Roman"/>
            <w:color w:val="1F4E79" w:themeColor="accent5" w:themeShade="80"/>
          </w:rPr>
          <w:delText xml:space="preserve">just </w:delText>
        </w:r>
      </w:del>
      <w:ins w:id="6" w:author="Lai, Lea" w:date="2023-12-01T11:11:00Z">
        <w:r w:rsidR="00684646">
          <w:rPr>
            <w:rFonts w:ascii="Times New Roman" w:hAnsi="Times New Roman" w:cs="Times New Roman"/>
            <w:color w:val="1F4E79" w:themeColor="accent5" w:themeShade="80"/>
          </w:rPr>
          <w:t xml:space="preserve">JUST </w:t>
        </w:r>
      </w:ins>
      <w:r w:rsidR="001055AC" w:rsidRPr="0036200D">
        <w:rPr>
          <w:rFonts w:ascii="Times New Roman" w:hAnsi="Times New Roman" w:cs="Times New Roman"/>
          <w:color w:val="1F4E79" w:themeColor="accent5" w:themeShade="80"/>
        </w:rPr>
        <w:t xml:space="preserve">studied. </w:t>
      </w:r>
      <w:r w:rsidR="00860841" w:rsidRPr="0036200D">
        <w:rPr>
          <w:rFonts w:ascii="Times New Roman" w:hAnsi="Times New Roman" w:cs="Times New Roman"/>
          <w:color w:val="1F4E79" w:themeColor="accent5" w:themeShade="80"/>
        </w:rPr>
        <w:t xml:space="preserve">You will </w:t>
      </w:r>
      <w:r w:rsidR="001055AC" w:rsidRPr="0036200D">
        <w:rPr>
          <w:rFonts w:ascii="Times New Roman" w:hAnsi="Times New Roman" w:cs="Times New Roman"/>
          <w:color w:val="1F4E79" w:themeColor="accent5" w:themeShade="80"/>
        </w:rPr>
        <w:t>be shown</w:t>
      </w:r>
      <w:r w:rsidR="00860841" w:rsidRPr="0036200D">
        <w:rPr>
          <w:rFonts w:ascii="Times New Roman" w:hAnsi="Times New Roman" w:cs="Times New Roman"/>
          <w:color w:val="1F4E79" w:themeColor="accent5" w:themeShade="80"/>
        </w:rPr>
        <w:t xml:space="preserve"> the first two letters of </w:t>
      </w:r>
      <w:r w:rsidR="001055AC" w:rsidRPr="0036200D">
        <w:rPr>
          <w:rFonts w:ascii="Times New Roman" w:hAnsi="Times New Roman" w:cs="Times New Roman"/>
          <w:color w:val="1F4E79" w:themeColor="accent5" w:themeShade="80"/>
        </w:rPr>
        <w:t xml:space="preserve">one of the words in that </w:t>
      </w:r>
      <w:proofErr w:type="gramStart"/>
      <w:r w:rsidR="001055AC" w:rsidRPr="0036200D">
        <w:rPr>
          <w:rFonts w:ascii="Times New Roman" w:hAnsi="Times New Roman" w:cs="Times New Roman"/>
          <w:color w:val="1F4E79" w:themeColor="accent5" w:themeShade="80"/>
        </w:rPr>
        <w:t>list, and</w:t>
      </w:r>
      <w:proofErr w:type="gramEnd"/>
      <w:r w:rsidR="001055AC" w:rsidRPr="0036200D">
        <w:rPr>
          <w:rFonts w:ascii="Times New Roman" w:hAnsi="Times New Roman" w:cs="Times New Roman"/>
          <w:color w:val="1F4E79" w:themeColor="accent5" w:themeShade="80"/>
        </w:rPr>
        <w:t xml:space="preserve"> try to remember that word. </w:t>
      </w:r>
    </w:p>
    <w:p w14:paraId="587B6577" w14:textId="77777777" w:rsidR="00684646" w:rsidRDefault="00684646" w:rsidP="0036200D">
      <w:pPr>
        <w:rPr>
          <w:ins w:id="7" w:author="Lai, Lea" w:date="2023-12-01T11:14:00Z"/>
          <w:rFonts w:ascii="Times New Roman" w:hAnsi="Times New Roman" w:cs="Times New Roman"/>
          <w:color w:val="1F4E79" w:themeColor="accent5" w:themeShade="80"/>
        </w:rPr>
      </w:pPr>
    </w:p>
    <w:p w14:paraId="2DF55B49" w14:textId="0B299D6F" w:rsidR="0036200D" w:rsidRDefault="001055AC" w:rsidP="0036200D">
      <w:pPr>
        <w:rPr>
          <w:rFonts w:ascii="Times New Roman" w:hAnsi="Times New Roman" w:cs="Times New Roman"/>
          <w:color w:val="1F4E79" w:themeColor="accent5" w:themeShade="80"/>
        </w:rPr>
      </w:pPr>
      <w:r w:rsidRPr="0036200D">
        <w:rPr>
          <w:rFonts w:ascii="Times New Roman" w:hAnsi="Times New Roman" w:cs="Times New Roman"/>
          <w:color w:val="1F4E79" w:themeColor="accent5" w:themeShade="80"/>
        </w:rPr>
        <w:t xml:space="preserve">If you can recall it, type the entire word, including the first two letters, in the space provided. You </w:t>
      </w:r>
      <w:r w:rsidR="00EA0388" w:rsidRPr="0036200D">
        <w:rPr>
          <w:rFonts w:ascii="Times New Roman" w:hAnsi="Times New Roman" w:cs="Times New Roman"/>
          <w:color w:val="1F4E79" w:themeColor="accent5" w:themeShade="80"/>
        </w:rPr>
        <w:t>w</w:t>
      </w:r>
      <w:r w:rsidRPr="0036200D">
        <w:rPr>
          <w:rFonts w:ascii="Times New Roman" w:hAnsi="Times New Roman" w:cs="Times New Roman"/>
          <w:color w:val="1F4E79" w:themeColor="accent5" w:themeShade="80"/>
        </w:rPr>
        <w:t>ill</w:t>
      </w:r>
      <w:r w:rsidR="00EA0388" w:rsidRPr="0036200D">
        <w:rPr>
          <w:rFonts w:ascii="Times New Roman" w:hAnsi="Times New Roman" w:cs="Times New Roman"/>
          <w:color w:val="1F4E79" w:themeColor="accent5" w:themeShade="80"/>
        </w:rPr>
        <w:t xml:space="preserve"> be told if you were correct. </w:t>
      </w:r>
      <w:r w:rsidRPr="0036200D">
        <w:rPr>
          <w:rFonts w:ascii="Times New Roman" w:hAnsi="Times New Roman" w:cs="Times New Roman"/>
          <w:color w:val="1F4E79" w:themeColor="accent5" w:themeShade="80"/>
        </w:rPr>
        <w:t>If</w:t>
      </w:r>
      <w:r w:rsidR="00EA0388" w:rsidRPr="0036200D">
        <w:rPr>
          <w:rFonts w:ascii="Times New Roman" w:hAnsi="Times New Roman" w:cs="Times New Roman"/>
          <w:color w:val="1F4E79" w:themeColor="accent5" w:themeShade="80"/>
        </w:rPr>
        <w:t xml:space="preserve"> </w:t>
      </w:r>
      <w:r w:rsidRPr="0036200D">
        <w:rPr>
          <w:rFonts w:ascii="Times New Roman" w:hAnsi="Times New Roman" w:cs="Times New Roman"/>
          <w:color w:val="1F4E79" w:themeColor="accent5" w:themeShade="80"/>
        </w:rPr>
        <w:t xml:space="preserve">you cannot remember, then type the word </w:t>
      </w:r>
      <w:del w:id="8" w:author="Lai, Lea" w:date="2023-12-01T11:12:00Z">
        <w:r w:rsidRPr="0036200D" w:rsidDel="00684646">
          <w:rPr>
            <w:rFonts w:ascii="Times New Roman" w:hAnsi="Times New Roman" w:cs="Times New Roman"/>
            <w:color w:val="1F4E79" w:themeColor="accent5" w:themeShade="80"/>
          </w:rPr>
          <w:delText>NONE</w:delText>
        </w:r>
      </w:del>
      <w:ins w:id="9" w:author="Lai, Lea" w:date="2023-12-01T11:13:00Z">
        <w:r w:rsidR="00684646">
          <w:rPr>
            <w:rFonts w:ascii="Times New Roman" w:hAnsi="Times New Roman" w:cs="Times New Roman"/>
            <w:color w:val="1F4E79" w:themeColor="accent5" w:themeShade="80"/>
          </w:rPr>
          <w:t xml:space="preserve"> ‘</w:t>
        </w:r>
      </w:ins>
      <w:ins w:id="10" w:author="Lai, Lea" w:date="2023-12-01T11:12:00Z">
        <w:r w:rsidR="00684646">
          <w:rPr>
            <w:rFonts w:ascii="Times New Roman" w:hAnsi="Times New Roman" w:cs="Times New Roman"/>
            <w:color w:val="1F4E79" w:themeColor="accent5" w:themeShade="80"/>
          </w:rPr>
          <w:t>none’</w:t>
        </w:r>
      </w:ins>
      <w:r w:rsidRPr="0036200D">
        <w:rPr>
          <w:rFonts w:ascii="Times New Roman" w:hAnsi="Times New Roman" w:cs="Times New Roman"/>
          <w:color w:val="1F4E79" w:themeColor="accent5" w:themeShade="80"/>
        </w:rPr>
        <w:t xml:space="preserve">. </w:t>
      </w:r>
      <w:r w:rsidR="002E74AF" w:rsidRPr="0036200D">
        <w:rPr>
          <w:rFonts w:ascii="Times New Roman" w:hAnsi="Times New Roman" w:cs="Times New Roman"/>
          <w:color w:val="1F4E79" w:themeColor="accent5" w:themeShade="80"/>
        </w:rPr>
        <w:t>I</w:t>
      </w:r>
      <w:ins w:id="11" w:author="Lai, Lea" w:date="2023-12-01T11:14:00Z">
        <w:r w:rsidR="00684646">
          <w:rPr>
            <w:rFonts w:ascii="Times New Roman" w:hAnsi="Times New Roman" w:cs="Times New Roman"/>
            <w:color w:val="1F4E79" w:themeColor="accent5" w:themeShade="80"/>
          </w:rPr>
          <w:t>f</w:t>
        </w:r>
      </w:ins>
      <w:del w:id="12" w:author="Lai, Lea" w:date="2023-12-01T11:14:00Z">
        <w:r w:rsidR="002E74AF" w:rsidRPr="0036200D" w:rsidDel="00684646">
          <w:rPr>
            <w:rFonts w:ascii="Times New Roman" w:hAnsi="Times New Roman" w:cs="Times New Roman"/>
            <w:color w:val="1F4E79" w:themeColor="accent5" w:themeShade="80"/>
          </w:rPr>
          <w:delText>t</w:delText>
        </w:r>
      </w:del>
      <w:r w:rsidR="002E74AF" w:rsidRPr="0036200D">
        <w:rPr>
          <w:rFonts w:ascii="Times New Roman" w:hAnsi="Times New Roman" w:cs="Times New Roman"/>
          <w:color w:val="1F4E79" w:themeColor="accent5" w:themeShade="80"/>
        </w:rPr>
        <w:t xml:space="preserve"> you take </w:t>
      </w:r>
      <w:r w:rsidR="002E74AF" w:rsidRPr="0036200D">
        <w:rPr>
          <w:rFonts w:ascii="Times New Roman" w:hAnsi="Times New Roman" w:cs="Times New Roman"/>
          <w:b/>
          <w:bCs/>
          <w:color w:val="1F4E79" w:themeColor="accent5" w:themeShade="80"/>
        </w:rPr>
        <w:t>too long</w:t>
      </w:r>
      <w:r w:rsidR="002E74AF" w:rsidRPr="0036200D">
        <w:rPr>
          <w:rFonts w:ascii="Times New Roman" w:hAnsi="Times New Roman" w:cs="Times New Roman"/>
          <w:color w:val="1F4E79" w:themeColor="accent5" w:themeShade="80"/>
        </w:rPr>
        <w:t xml:space="preserve"> to answer with a word or with the word </w:t>
      </w:r>
      <w:del w:id="13" w:author="Lai, Lea" w:date="2023-12-01T11:12:00Z">
        <w:r w:rsidR="002E74AF" w:rsidRPr="0036200D" w:rsidDel="00684646">
          <w:rPr>
            <w:rFonts w:ascii="Times New Roman" w:hAnsi="Times New Roman" w:cs="Times New Roman"/>
            <w:color w:val="1F4E79" w:themeColor="accent5" w:themeShade="80"/>
          </w:rPr>
          <w:delText>NONE</w:delText>
        </w:r>
      </w:del>
      <w:ins w:id="14" w:author="Lai, Lea" w:date="2023-12-01T11:12:00Z">
        <w:r w:rsidR="00684646">
          <w:rPr>
            <w:rFonts w:ascii="Times New Roman" w:hAnsi="Times New Roman" w:cs="Times New Roman"/>
            <w:color w:val="1F4E79" w:themeColor="accent5" w:themeShade="80"/>
          </w:rPr>
          <w:t>’none’</w:t>
        </w:r>
      </w:ins>
      <w:r w:rsidR="002E74AF" w:rsidRPr="0036200D">
        <w:rPr>
          <w:rFonts w:ascii="Times New Roman" w:hAnsi="Times New Roman" w:cs="Times New Roman"/>
          <w:color w:val="1F4E79" w:themeColor="accent5" w:themeShade="80"/>
        </w:rPr>
        <w:t>, you</w:t>
      </w:r>
      <w:del w:id="15" w:author="Lai, Lea" w:date="2023-12-01T11:14:00Z">
        <w:r w:rsidR="002E74AF" w:rsidRPr="0036200D" w:rsidDel="00684646">
          <w:rPr>
            <w:rFonts w:ascii="Times New Roman" w:hAnsi="Times New Roman" w:cs="Times New Roman"/>
            <w:color w:val="1F4E79" w:themeColor="accent5" w:themeShade="80"/>
          </w:rPr>
          <w:delText xml:space="preserve"> </w:delText>
        </w:r>
      </w:del>
      <w:ins w:id="16" w:author="Lai, Lea" w:date="2023-12-01T11:14:00Z">
        <w:r w:rsidR="00684646">
          <w:rPr>
            <w:rFonts w:ascii="Times New Roman" w:hAnsi="Times New Roman" w:cs="Times New Roman"/>
            <w:color w:val="1F4E79" w:themeColor="accent5" w:themeShade="80"/>
          </w:rPr>
          <w:t xml:space="preserve"> </w:t>
        </w:r>
        <w:bookmarkStart w:id="17" w:name="_Hlk152322358"/>
        <w:r w:rsidR="00684646">
          <w:rPr>
            <w:rFonts w:ascii="Times New Roman" w:hAnsi="Times New Roman" w:cs="Times New Roman"/>
            <w:color w:val="1F4E79" w:themeColor="accent5" w:themeShade="80"/>
          </w:rPr>
          <w:t>will see the feedback noting that you are taking too long</w:t>
        </w:r>
      </w:ins>
      <w:bookmarkEnd w:id="17"/>
      <w:del w:id="18" w:author="Lai, Lea" w:date="2023-12-01T11:14:00Z">
        <w:r w:rsidR="002E74AF" w:rsidRPr="0036200D" w:rsidDel="00684646">
          <w:rPr>
            <w:rFonts w:ascii="Times New Roman" w:hAnsi="Times New Roman" w:cs="Times New Roman"/>
            <w:color w:val="1F4E79" w:themeColor="accent5" w:themeShade="80"/>
          </w:rPr>
          <w:delText>will be told it is time to respond</w:delText>
        </w:r>
      </w:del>
      <w:r w:rsidR="002E74AF" w:rsidRPr="0036200D">
        <w:rPr>
          <w:rFonts w:ascii="Times New Roman" w:hAnsi="Times New Roman" w:cs="Times New Roman"/>
          <w:color w:val="1F4E79" w:themeColor="accent5" w:themeShade="80"/>
        </w:rPr>
        <w:t xml:space="preserve">. </w:t>
      </w:r>
      <w:r w:rsidR="00131829" w:rsidRPr="0036200D">
        <w:rPr>
          <w:rFonts w:ascii="Times New Roman" w:hAnsi="Times New Roman" w:cs="Times New Roman"/>
          <w:color w:val="1F4E79" w:themeColor="accent5" w:themeShade="80"/>
        </w:rPr>
        <w:t xml:space="preserve">After typing any word, or </w:t>
      </w:r>
      <w:del w:id="19" w:author="Lai, Lea" w:date="2023-12-01T11:14:00Z">
        <w:r w:rsidR="00131829" w:rsidRPr="0036200D" w:rsidDel="00684646">
          <w:rPr>
            <w:rFonts w:ascii="Times New Roman" w:hAnsi="Times New Roman" w:cs="Times New Roman"/>
            <w:color w:val="1F4E79" w:themeColor="accent5" w:themeShade="80"/>
          </w:rPr>
          <w:delText>NONE</w:delText>
        </w:r>
      </w:del>
      <w:ins w:id="20" w:author="Lai, Lea" w:date="2023-12-01T11:14:00Z">
        <w:r w:rsidR="00684646">
          <w:rPr>
            <w:rFonts w:ascii="Times New Roman" w:hAnsi="Times New Roman" w:cs="Times New Roman"/>
            <w:color w:val="1F4E79" w:themeColor="accent5" w:themeShade="80"/>
          </w:rPr>
          <w:t>’none’</w:t>
        </w:r>
      </w:ins>
      <w:r w:rsidR="00131829" w:rsidRPr="0036200D">
        <w:rPr>
          <w:rFonts w:ascii="Times New Roman" w:hAnsi="Times New Roman" w:cs="Times New Roman"/>
          <w:color w:val="1F4E79" w:themeColor="accent5" w:themeShade="80"/>
        </w:rPr>
        <w:t xml:space="preserve">, </w:t>
      </w:r>
      <w:del w:id="21" w:author="Lai, Lea" w:date="2023-12-01T11:12:00Z">
        <w:r w:rsidR="00131829" w:rsidRPr="0036200D" w:rsidDel="00684646">
          <w:rPr>
            <w:rFonts w:ascii="Times New Roman" w:hAnsi="Times New Roman" w:cs="Times New Roman"/>
            <w:color w:val="1F4E79" w:themeColor="accent5" w:themeShade="80"/>
          </w:rPr>
          <w:delText xml:space="preserve">type </w:delText>
        </w:r>
      </w:del>
      <w:ins w:id="22" w:author="Lai, Lea" w:date="2023-12-01T11:12:00Z">
        <w:r w:rsidR="00684646">
          <w:rPr>
            <w:rFonts w:ascii="Times New Roman" w:hAnsi="Times New Roman" w:cs="Times New Roman"/>
            <w:color w:val="1F4E79" w:themeColor="accent5" w:themeShade="80"/>
          </w:rPr>
          <w:t>press</w:t>
        </w:r>
        <w:r w:rsidR="00684646" w:rsidRPr="0036200D">
          <w:rPr>
            <w:rFonts w:ascii="Times New Roman" w:hAnsi="Times New Roman" w:cs="Times New Roman"/>
            <w:color w:val="1F4E79" w:themeColor="accent5" w:themeShade="80"/>
          </w:rPr>
          <w:t xml:space="preserve"> </w:t>
        </w:r>
      </w:ins>
      <w:r w:rsidR="00131829" w:rsidRPr="0036200D">
        <w:rPr>
          <w:rFonts w:ascii="Times New Roman" w:hAnsi="Times New Roman" w:cs="Times New Roman"/>
          <w:color w:val="1F4E79" w:themeColor="accent5" w:themeShade="80"/>
        </w:rPr>
        <w:t xml:space="preserve">the ENTER key to continue. </w:t>
      </w:r>
    </w:p>
    <w:p w14:paraId="0FDE7537" w14:textId="77777777" w:rsidR="0036200D" w:rsidRDefault="0036200D" w:rsidP="0036200D">
      <w:pPr>
        <w:rPr>
          <w:rFonts w:ascii="Times New Roman" w:hAnsi="Times New Roman" w:cs="Times New Roman"/>
          <w:color w:val="1F4E79" w:themeColor="accent5" w:themeShade="80"/>
        </w:rPr>
      </w:pPr>
    </w:p>
    <w:p w14:paraId="762479E0" w14:textId="41078C54" w:rsidR="00860841" w:rsidRPr="0036200D" w:rsidRDefault="001055AC" w:rsidP="0036200D">
      <w:pPr>
        <w:rPr>
          <w:rFonts w:ascii="Times New Roman" w:hAnsi="Times New Roman" w:cs="Times New Roman"/>
          <w:color w:val="1F4E79" w:themeColor="accent5" w:themeShade="80"/>
        </w:rPr>
      </w:pPr>
      <w:r w:rsidRPr="0036200D">
        <w:rPr>
          <w:rFonts w:ascii="Times New Roman" w:hAnsi="Times New Roman" w:cs="Times New Roman"/>
          <w:color w:val="1F4E79" w:themeColor="accent5" w:themeShade="80"/>
        </w:rPr>
        <w:t>You will see several tests like this</w:t>
      </w:r>
      <w:r w:rsidR="00E85609">
        <w:rPr>
          <w:rFonts w:ascii="Times New Roman" w:hAnsi="Times New Roman" w:cs="Times New Roman"/>
          <w:color w:val="1F4E79" w:themeColor="accent5" w:themeShade="80"/>
        </w:rPr>
        <w:t>, each with different first two letters. After the last test you will see the message: “</w:t>
      </w:r>
      <w:del w:id="23" w:author="Lai, Lea" w:date="2023-12-01T11:11:00Z">
        <w:r w:rsidR="00E85609" w:rsidRPr="00684646" w:rsidDel="00684646">
          <w:rPr>
            <w:rFonts w:ascii="Times New Roman" w:hAnsi="Times New Roman" w:cs="Times New Roman"/>
            <w:color w:val="1F4E79" w:themeColor="accent5" w:themeShade="80"/>
          </w:rPr>
          <w:delText xml:space="preserve">Type </w:delText>
        </w:r>
      </w:del>
      <w:ins w:id="24" w:author="Lai, Lea" w:date="2023-12-01T11:12:00Z">
        <w:r w:rsidR="00684646" w:rsidRPr="00684646">
          <w:rPr>
            <w:rFonts w:ascii="Times New Roman" w:hAnsi="Times New Roman" w:cs="Times New Roman"/>
            <w:color w:val="1F4E79" w:themeColor="accent5" w:themeShade="80"/>
          </w:rPr>
          <w:t>Press</w:t>
        </w:r>
      </w:ins>
      <w:ins w:id="25" w:author="Lai, Lea" w:date="2023-12-01T11:11:00Z">
        <w:r w:rsidR="00684646" w:rsidRPr="00684646">
          <w:rPr>
            <w:rFonts w:ascii="Times New Roman" w:hAnsi="Times New Roman" w:cs="Times New Roman"/>
            <w:color w:val="1F4E79" w:themeColor="accent5" w:themeShade="80"/>
          </w:rPr>
          <w:t xml:space="preserve"> </w:t>
        </w:r>
      </w:ins>
      <w:r w:rsidR="00E85609" w:rsidRPr="00684646">
        <w:rPr>
          <w:rFonts w:ascii="Times New Roman" w:hAnsi="Times New Roman" w:cs="Times New Roman"/>
          <w:color w:val="1F4E79" w:themeColor="accent5" w:themeShade="80"/>
        </w:rPr>
        <w:t>the ENTER key to see the next list of words”.</w:t>
      </w:r>
      <w:r w:rsidRPr="0036200D">
        <w:rPr>
          <w:rFonts w:ascii="Times New Roman" w:hAnsi="Times New Roman" w:cs="Times New Roman"/>
          <w:color w:val="1F4E79" w:themeColor="accent5" w:themeShade="80"/>
        </w:rPr>
        <w:t xml:space="preserve"> </w:t>
      </w:r>
    </w:p>
    <w:p w14:paraId="70647FE8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</w:p>
    <w:p w14:paraId="5A8BD919" w14:textId="4B259791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 xml:space="preserve">There will be 10 lists of words, each followed by </w:t>
      </w:r>
      <w:r w:rsidR="00E85609">
        <w:rPr>
          <w:rFonts w:ascii="Times New Roman" w:hAnsi="Times New Roman" w:cs="Times New Roman"/>
          <w:color w:val="1F4E79" w:themeColor="accent5" w:themeShade="80"/>
        </w:rPr>
        <w:t xml:space="preserve">memory tests for the words on that list. </w:t>
      </w:r>
    </w:p>
    <w:p w14:paraId="42146AA0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</w:p>
    <w:p w14:paraId="244B4E19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 xml:space="preserve">Do not worry if you were unsure about the words during the test. That is </w:t>
      </w:r>
      <w:proofErr w:type="gramStart"/>
      <w:r w:rsidRPr="004E1351">
        <w:rPr>
          <w:rFonts w:ascii="Times New Roman" w:hAnsi="Times New Roman" w:cs="Times New Roman"/>
          <w:color w:val="1F4E79" w:themeColor="accent5" w:themeShade="80"/>
        </w:rPr>
        <w:t>normal, but</w:t>
      </w:r>
      <w:proofErr w:type="gramEnd"/>
      <w:r w:rsidRPr="004E1351">
        <w:rPr>
          <w:rFonts w:ascii="Times New Roman" w:hAnsi="Times New Roman" w:cs="Times New Roman"/>
          <w:color w:val="1F4E79" w:themeColor="accent5" w:themeShade="80"/>
        </w:rPr>
        <w:t xml:space="preserve"> make your best guess.</w:t>
      </w:r>
    </w:p>
    <w:p w14:paraId="77FFE3FA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</w:p>
    <w:p w14:paraId="356AE9CC" w14:textId="39FB8167" w:rsidR="00860841" w:rsidRPr="004E1351" w:rsidRDefault="00860841" w:rsidP="00860841">
      <w:pPr>
        <w:ind w:leftChars="100" w:left="210"/>
        <w:rPr>
          <w:rFonts w:ascii="Times New Roman" w:hAnsi="Times New Roman" w:cs="Times New Roman"/>
          <w:color w:val="1F4E79" w:themeColor="accent5" w:themeShade="80"/>
        </w:rPr>
      </w:pPr>
      <w:r w:rsidRPr="004E1351">
        <w:rPr>
          <w:rFonts w:ascii="Times New Roman" w:hAnsi="Times New Roman" w:cs="Times New Roman"/>
          <w:color w:val="1F4E79" w:themeColor="accent5" w:themeShade="80"/>
        </w:rPr>
        <w:t>Please start the</w:t>
      </w:r>
      <w:r w:rsidR="002E74AF">
        <w:rPr>
          <w:rFonts w:ascii="Times New Roman" w:hAnsi="Times New Roman" w:cs="Times New Roman"/>
          <w:color w:val="1F4E79" w:themeColor="accent5" w:themeShade="80"/>
        </w:rPr>
        <w:t xml:space="preserve"> first </w:t>
      </w:r>
      <w:r w:rsidRPr="004E1351">
        <w:rPr>
          <w:rFonts w:ascii="Times New Roman" w:hAnsi="Times New Roman" w:cs="Times New Roman"/>
          <w:color w:val="1F4E79" w:themeColor="accent5" w:themeShade="80"/>
        </w:rPr>
        <w:t xml:space="preserve">list now by pressing the </w:t>
      </w:r>
      <w:r w:rsidR="00684646">
        <w:rPr>
          <w:rFonts w:ascii="Times New Roman" w:hAnsi="Times New Roman" w:cs="Times New Roman" w:hint="eastAsia"/>
          <w:color w:val="1F4E79" w:themeColor="accent5" w:themeShade="80"/>
        </w:rPr>
        <w:t>‘</w:t>
      </w:r>
      <w:ins w:id="26" w:author="Lai, Lea" w:date="2023-12-01T11:11:00Z">
        <w:r w:rsidR="00684646">
          <w:rPr>
            <w:rFonts w:ascii="Times New Roman" w:hAnsi="Times New Roman" w:cs="Times New Roman"/>
            <w:color w:val="1F4E79" w:themeColor="accent5" w:themeShade="80"/>
          </w:rPr>
          <w:t>ente</w:t>
        </w:r>
      </w:ins>
      <w:ins w:id="27" w:author="Lai, Lea" w:date="2023-12-01T11:13:00Z">
        <w:r w:rsidR="00684646">
          <w:rPr>
            <w:rFonts w:ascii="Times New Roman" w:hAnsi="Times New Roman" w:cs="Times New Roman"/>
            <w:color w:val="1F4E79" w:themeColor="accent5" w:themeShade="80"/>
          </w:rPr>
          <w:t>r’</w:t>
        </w:r>
      </w:ins>
      <w:del w:id="28" w:author="Lai, Lea" w:date="2023-12-01T11:11:00Z">
        <w:r w:rsidR="00684646" w:rsidDel="00684646">
          <w:rPr>
            <w:rFonts w:ascii="Times New Roman" w:hAnsi="Times New Roman" w:cs="Times New Roman" w:hint="eastAsia"/>
            <w:color w:val="1F4E79" w:themeColor="accent5" w:themeShade="80"/>
          </w:rPr>
          <w:delText>p</w:delText>
        </w:r>
      </w:del>
      <w:del w:id="29" w:author="Lai, Lea" w:date="2023-12-01T11:13:00Z">
        <w:r w:rsidR="00684646" w:rsidDel="00684646">
          <w:rPr>
            <w:rFonts w:ascii="Times New Roman" w:hAnsi="Times New Roman" w:cs="Times New Roman"/>
            <w:color w:val="1F4E79" w:themeColor="accent5" w:themeShade="80"/>
          </w:rPr>
          <w:delText>’</w:delText>
        </w:r>
      </w:del>
      <w:r w:rsidR="00684646">
        <w:rPr>
          <w:rFonts w:ascii="Times New Roman" w:hAnsi="Times New Roman" w:cs="Times New Roman"/>
          <w:color w:val="1F4E79" w:themeColor="accent5" w:themeShade="80"/>
        </w:rPr>
        <w:t xml:space="preserve"> </w:t>
      </w:r>
      <w:del w:id="30" w:author="Lai, Lea" w:date="2023-12-01T11:13:00Z">
        <w:r w:rsidR="00684646" w:rsidDel="00684646">
          <w:rPr>
            <w:rFonts w:ascii="Times New Roman" w:hAnsi="Times New Roman" w:cs="Times New Roman" w:hint="eastAsia"/>
            <w:color w:val="1F4E79" w:themeColor="accent5" w:themeShade="80"/>
          </w:rPr>
          <w:delText>’</w:delText>
        </w:r>
      </w:del>
      <w:r w:rsidRPr="004E1351">
        <w:rPr>
          <w:rFonts w:ascii="Times New Roman" w:hAnsi="Times New Roman" w:cs="Times New Roman"/>
          <w:color w:val="1F4E79" w:themeColor="accent5" w:themeShade="80"/>
        </w:rPr>
        <w:t>key.</w:t>
      </w:r>
    </w:p>
    <w:p w14:paraId="015604E9" w14:textId="77777777" w:rsidR="00860841" w:rsidRPr="004E1351" w:rsidRDefault="00860841" w:rsidP="00860841">
      <w:pPr>
        <w:ind w:leftChars="100" w:left="210"/>
        <w:rPr>
          <w:rFonts w:ascii="Times New Roman" w:hAnsi="Times New Roman" w:cs="Times New Roman"/>
        </w:rPr>
      </w:pPr>
    </w:p>
    <w:p w14:paraId="1831EB36" w14:textId="02442041" w:rsidR="00860841" w:rsidRPr="004E1351" w:rsidRDefault="009E52B7" w:rsidP="0086084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highlight w:val="yellow"/>
        </w:rPr>
      </w:pPr>
      <w:r w:rsidRPr="004E1351">
        <w:rPr>
          <w:rFonts w:ascii="Times New Roman" w:hAnsi="Times New Roman" w:cs="Times New Roman"/>
          <w:highlight w:val="yellow"/>
        </w:rPr>
        <w:t>Final test instructions</w:t>
      </w:r>
    </w:p>
    <w:p w14:paraId="404E0700" w14:textId="77777777" w:rsidR="009E52B7" w:rsidRPr="004E1351" w:rsidRDefault="009E52B7" w:rsidP="009E52B7">
      <w:pPr>
        <w:rPr>
          <w:rFonts w:ascii="Times New Roman" w:hAnsi="Times New Roman" w:cs="Times New Roman"/>
        </w:rPr>
      </w:pPr>
    </w:p>
    <w:p w14:paraId="35F9B362" w14:textId="66E0A9F2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You have now completed the first part of the study. The next part will test your memory for </w:t>
      </w:r>
      <w:r w:rsidRPr="004E1351">
        <w:rPr>
          <w:rFonts w:ascii="Times New Roman" w:hAnsi="Times New Roman" w:cs="Times New Roman"/>
          <w:b/>
          <w:bCs/>
          <w:color w:val="1F4E79" w:themeColor="accent5" w:themeShade="80"/>
          <w:sz w:val="20"/>
          <w:szCs w:val="21"/>
        </w:rPr>
        <w:t>ALL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the words you have seen in this study</w:t>
      </w:r>
      <w:r w:rsidR="00131829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, whether they were on a studied list or not on a studied list and just tested.</w:t>
      </w:r>
    </w:p>
    <w:p w14:paraId="47638666" w14:textId="77777777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5027E20D" w14:textId="64EA45DE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You will see two letter cues, just as before, but now there will be </w:t>
      </w:r>
      <w:r w:rsidRPr="004E1351">
        <w:rPr>
          <w:rFonts w:ascii="Times New Roman" w:hAnsi="Times New Roman" w:cs="Times New Roman"/>
          <w:b/>
          <w:bCs/>
          <w:color w:val="1F4E79" w:themeColor="accent5" w:themeShade="80"/>
          <w:sz w:val="20"/>
          <w:szCs w:val="21"/>
        </w:rPr>
        <w:t>two spaces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to type words beginning with those two letters:</w:t>
      </w:r>
    </w:p>
    <w:p w14:paraId="2517F540" w14:textId="77777777" w:rsidR="009E52B7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3258B442" w14:textId="77777777" w:rsidR="00684646" w:rsidRPr="00684646" w:rsidRDefault="00684646" w:rsidP="009E52B7">
      <w:pPr>
        <w:ind w:leftChars="100" w:left="210"/>
        <w:rPr>
          <w:rFonts w:ascii="Times New Roman" w:hAnsi="Times New Roman" w:cs="Times New Roman" w:hint="eastAsia"/>
          <w:color w:val="1F4E79" w:themeColor="accent5" w:themeShade="80"/>
          <w:sz w:val="20"/>
          <w:szCs w:val="21"/>
        </w:rPr>
      </w:pPr>
    </w:p>
    <w:p w14:paraId="23285AA3" w14:textId="0E999F4C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For some cues you will have seen only one word beginning with those letters; and for some cues you will have seen two words beginning with those letters.</w:t>
      </w:r>
    </w:p>
    <w:p w14:paraId="2FB5AEFF" w14:textId="0EE803B9" w:rsidR="00131829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(1) If you can </w:t>
      </w:r>
      <w:r w:rsidR="00131829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recall no word starting with those letters type NONE in </w:t>
      </w:r>
      <w:r w:rsidR="008B3052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both</w:t>
      </w:r>
      <w:r w:rsidR="00131829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space</w:t>
      </w:r>
      <w:r w:rsidR="008B3052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s</w:t>
      </w:r>
      <w:r w:rsidR="00131829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.</w:t>
      </w:r>
    </w:p>
    <w:p w14:paraId="54FE9003" w14:textId="77777777" w:rsidR="00131829" w:rsidRDefault="00131829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(2) If you recall one word type it in the first space and type NONE in the second space.</w:t>
      </w:r>
    </w:p>
    <w:p w14:paraId="0AE2A429" w14:textId="2D2D8A20" w:rsidR="009E52B7" w:rsidRDefault="00131829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(3) If you can recall two </w:t>
      </w:r>
      <w:r w:rsidR="00F4768E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different 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words, typ</w:t>
      </w:r>
      <w:r w:rsidR="00F4768E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e them 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in the two spaces. </w:t>
      </w:r>
    </w:p>
    <w:p w14:paraId="78F78F9C" w14:textId="2D8DCF52" w:rsidR="00A97210" w:rsidRDefault="00A97210" w:rsidP="00A97210">
      <w:pPr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lastRenderedPageBreak/>
        <w:t xml:space="preserve">  (4)</w:t>
      </w:r>
      <w:r w:rsidRP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After each word typed you will be told if it was correct, </w:t>
      </w:r>
    </w:p>
    <w:p w14:paraId="500775F9" w14:textId="77777777" w:rsidR="00E85609" w:rsidRDefault="00E85609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11BAC96C" w14:textId="624A80F7" w:rsidR="00E85609" w:rsidRDefault="00E85609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The forward order group will then see the message:</w:t>
      </w:r>
    </w:p>
    <w:p w14:paraId="1076D6EE" w14:textId="079CCC1A" w:rsidR="00E85609" w:rsidRDefault="00E85609" w:rsidP="009E52B7">
      <w:pPr>
        <w:ind w:leftChars="100" w:left="210"/>
        <w:rPr>
          <w:ins w:id="31" w:author="Lai, Lea" w:date="2023-12-01T11:16:00Z"/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 “The first cues will be for words seen in the first list studied, list number 1.</w:t>
      </w:r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You will see first the message: “LIST NUMBER 1”.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The next set of cues will be for list</w:t>
      </w:r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number 2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, and </w:t>
      </w:r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you will first see the message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s</w:t>
      </w:r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“LIST NUMBER 2”, and so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on until the cues for </w:t>
      </w:r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list number 10 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will be given.”</w:t>
      </w:r>
    </w:p>
    <w:p w14:paraId="6F522383" w14:textId="77777777" w:rsidR="00684646" w:rsidRDefault="00684646" w:rsidP="00684646">
      <w:pPr>
        <w:ind w:leftChars="100" w:left="210"/>
        <w:rPr>
          <w:ins w:id="32" w:author="Lai, Lea" w:date="2023-12-01T11:16:00Z"/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3D293DD2" w14:textId="77777777" w:rsidR="00684646" w:rsidRDefault="00684646" w:rsidP="00684646">
      <w:pPr>
        <w:pStyle w:val="custom-cursor-default-hover"/>
        <w:shd w:val="clear" w:color="auto" w:fill="FFFFFF"/>
        <w:spacing w:before="0" w:beforeAutospacing="0" w:after="0" w:afterAutospacing="0"/>
        <w:ind w:firstLine="440"/>
        <w:rPr>
          <w:ins w:id="33" w:author="Lai, Lea" w:date="2023-12-01T11:16:00Z"/>
          <w:rFonts w:ascii="Calibri" w:hAnsi="Calibri" w:cs="Calibri"/>
          <w:color w:val="242424"/>
          <w:sz w:val="20"/>
          <w:szCs w:val="20"/>
        </w:rPr>
      </w:pPr>
      <w:ins w:id="34" w:author="Lai, Lea" w:date="2023-12-01T11:16:00Z">
        <w:r>
          <w:rPr>
            <w:rStyle w:val="custom-cursor-default-hover1"/>
            <w:rFonts w:ascii="inherit" w:hAnsi="inherit" w:cs="Calibri"/>
            <w:color w:val="242424"/>
            <w:sz w:val="22"/>
            <w:szCs w:val="22"/>
            <w:bdr w:val="none" w:sz="0" w:space="0" w:color="auto" w:frame="1"/>
          </w:rPr>
          <w:t xml:space="preserve">“The next two letter cues are for words in list N, an additional </w:t>
        </w:r>
        <w:proofErr w:type="gramStart"/>
        <w:r>
          <w:rPr>
            <w:rStyle w:val="custom-cursor-default-hover1"/>
            <w:rFonts w:ascii="inherit" w:hAnsi="inherit" w:cs="Calibri"/>
            <w:color w:val="242424"/>
            <w:sz w:val="22"/>
            <w:szCs w:val="22"/>
            <w:bdr w:val="none" w:sz="0" w:space="0" w:color="auto" w:frame="1"/>
          </w:rPr>
          <w:t>word</w:t>
        </w:r>
        <w:proofErr w:type="gramEnd"/>
        <w:r>
          <w:rPr>
            <w:rStyle w:val="custom-cursor-default-hover1"/>
            <w:rFonts w:ascii="inherit" w:hAnsi="inherit" w:cs="Calibri"/>
            <w:color w:val="242424"/>
            <w:sz w:val="22"/>
            <w:szCs w:val="22"/>
            <w:bdr w:val="none" w:sz="0" w:space="0" w:color="auto" w:frame="1"/>
          </w:rPr>
          <w:t xml:space="preserve"> with those letters will sometimes be in the following list as well.”</w:t>
        </w:r>
      </w:ins>
    </w:p>
    <w:p w14:paraId="5BCEC817" w14:textId="77777777" w:rsidR="00684646" w:rsidRPr="00684646" w:rsidRDefault="00684646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56F5999D" w14:textId="77777777" w:rsidR="00A97210" w:rsidRDefault="00A97210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6B94EC9C" w14:textId="69E3B080" w:rsidR="00E85609" w:rsidRDefault="00E85609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The backward group will then see the message:</w:t>
      </w:r>
    </w:p>
    <w:p w14:paraId="6F9BF751" w14:textId="7C5AF08B" w:rsidR="00E85609" w:rsidRDefault="00E85609" w:rsidP="00E85609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 “The first cues will be for words seen in the last list studied</w:t>
      </w:r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, list number 10, and you will first see the message “LIST NUMBER 10”.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The next set of cues will be for the second </w:t>
      </w:r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to last list, list number 9,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</w:t>
      </w:r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and you will first see the </w:t>
      </w:r>
      <w:proofErr w:type="gramStart"/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message :LIST</w:t>
      </w:r>
      <w:proofErr w:type="gramEnd"/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NUMBER 9”, and 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so on until the cues for list</w:t>
      </w:r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number 1</w:t>
      </w: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will be given.”</w:t>
      </w:r>
    </w:p>
    <w:p w14:paraId="5FB0EC65" w14:textId="77777777" w:rsidR="00684646" w:rsidRDefault="00684646" w:rsidP="00E85609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5EF2AE51" w14:textId="77777777" w:rsidR="00684646" w:rsidRDefault="00684646" w:rsidP="00684646">
      <w:pPr>
        <w:pStyle w:val="custom-cursor-default-hover"/>
        <w:shd w:val="clear" w:color="auto" w:fill="FFFFFF"/>
        <w:spacing w:before="0" w:beforeAutospacing="0" w:after="0" w:afterAutospacing="0"/>
        <w:ind w:firstLine="440"/>
        <w:rPr>
          <w:rFonts w:ascii="Calibri" w:hAnsi="Calibri" w:cs="Calibri"/>
          <w:color w:val="242424"/>
          <w:sz w:val="20"/>
          <w:szCs w:val="20"/>
        </w:rPr>
      </w:pPr>
      <w:r>
        <w:rPr>
          <w:rStyle w:val="custom-cursor-default-hover1"/>
          <w:rFonts w:ascii="inherit" w:hAnsi="inherit" w:cs="Calibri"/>
          <w:color w:val="242424"/>
          <w:sz w:val="22"/>
          <w:szCs w:val="22"/>
          <w:bdr w:val="none" w:sz="0" w:space="0" w:color="auto" w:frame="1"/>
        </w:rPr>
        <w:t xml:space="preserve">“The next two letter cues are for words in list N, an additional </w:t>
      </w:r>
      <w:proofErr w:type="gramStart"/>
      <w:r>
        <w:rPr>
          <w:rStyle w:val="custom-cursor-default-hover1"/>
          <w:rFonts w:ascii="inherit" w:hAnsi="inherit" w:cs="Calibri"/>
          <w:color w:val="242424"/>
          <w:sz w:val="22"/>
          <w:szCs w:val="22"/>
          <w:bdr w:val="none" w:sz="0" w:space="0" w:color="auto" w:frame="1"/>
        </w:rPr>
        <w:t>word</w:t>
      </w:r>
      <w:proofErr w:type="gramEnd"/>
      <w:r>
        <w:rPr>
          <w:rStyle w:val="custom-cursor-default-hover1"/>
          <w:rFonts w:ascii="inherit" w:hAnsi="inherit" w:cs="Calibri"/>
          <w:color w:val="242424"/>
          <w:sz w:val="22"/>
          <w:szCs w:val="22"/>
          <w:bdr w:val="none" w:sz="0" w:space="0" w:color="auto" w:frame="1"/>
        </w:rPr>
        <w:t xml:space="preserve"> with those letters will sometimes be in the following list as well.”</w:t>
      </w:r>
    </w:p>
    <w:p w14:paraId="1F1648C6" w14:textId="77777777" w:rsidR="00684646" w:rsidRDefault="00684646" w:rsidP="00684646">
      <w:pPr>
        <w:pStyle w:val="custom-cursor-default-hover"/>
        <w:shd w:val="clear" w:color="auto" w:fill="FFFFFF"/>
        <w:spacing w:before="0" w:beforeAutospacing="0" w:after="0" w:afterAutospacing="0"/>
        <w:ind w:firstLine="440"/>
        <w:rPr>
          <w:rFonts w:ascii="Calibri" w:hAnsi="Calibri" w:cs="Calibri"/>
          <w:color w:val="242424"/>
          <w:sz w:val="20"/>
          <w:szCs w:val="20"/>
        </w:rPr>
      </w:pPr>
      <w:r>
        <w:rPr>
          <w:rStyle w:val="custom-cursor-default-hover1"/>
          <w:rFonts w:ascii="inherit" w:hAnsi="inherit" w:cs="Calibri"/>
          <w:color w:val="242424"/>
          <w:sz w:val="22"/>
          <w:szCs w:val="22"/>
          <w:bdr w:val="none" w:sz="0" w:space="0" w:color="auto" w:frame="1"/>
        </w:rPr>
        <w:t>For the backward group:</w:t>
      </w:r>
    </w:p>
    <w:p w14:paraId="34F28442" w14:textId="77777777" w:rsidR="00684646" w:rsidRDefault="00684646" w:rsidP="00684646">
      <w:pPr>
        <w:pStyle w:val="custom-cursor-default-hover"/>
        <w:shd w:val="clear" w:color="auto" w:fill="FFFFFF"/>
        <w:spacing w:before="0" w:beforeAutospacing="0" w:after="0" w:afterAutospacing="0"/>
        <w:ind w:firstLine="440"/>
        <w:rPr>
          <w:rFonts w:ascii="Calibri" w:hAnsi="Calibri" w:cs="Calibri"/>
          <w:color w:val="242424"/>
          <w:sz w:val="20"/>
          <w:szCs w:val="20"/>
        </w:rPr>
      </w:pPr>
      <w:r>
        <w:rPr>
          <w:rStyle w:val="custom-cursor-default-hover1"/>
          <w:rFonts w:ascii="inherit" w:hAnsi="inherit" w:cs="Calibri"/>
          <w:color w:val="242424"/>
          <w:sz w:val="22"/>
          <w:szCs w:val="22"/>
          <w:bdr w:val="none" w:sz="0" w:space="0" w:color="auto" w:frame="1"/>
        </w:rPr>
        <w:t xml:space="preserve">“The next two letter cues are for words in list N, an additional </w:t>
      </w:r>
      <w:proofErr w:type="gramStart"/>
      <w:r>
        <w:rPr>
          <w:rStyle w:val="custom-cursor-default-hover1"/>
          <w:rFonts w:ascii="inherit" w:hAnsi="inherit" w:cs="Calibri"/>
          <w:color w:val="242424"/>
          <w:sz w:val="22"/>
          <w:szCs w:val="22"/>
          <w:bdr w:val="none" w:sz="0" w:space="0" w:color="auto" w:frame="1"/>
        </w:rPr>
        <w:t>word</w:t>
      </w:r>
      <w:proofErr w:type="gramEnd"/>
      <w:r>
        <w:rPr>
          <w:rStyle w:val="custom-cursor-default-hover1"/>
          <w:rFonts w:ascii="inherit" w:hAnsi="inherit" w:cs="Calibri"/>
          <w:color w:val="242424"/>
          <w:sz w:val="22"/>
          <w:szCs w:val="22"/>
          <w:bdr w:val="none" w:sz="0" w:space="0" w:color="auto" w:frame="1"/>
        </w:rPr>
        <w:t xml:space="preserve"> with those letters will sometimes be in the preceding list as well.”</w:t>
      </w:r>
    </w:p>
    <w:p w14:paraId="7217F136" w14:textId="77777777" w:rsidR="00684646" w:rsidRPr="00684646" w:rsidRDefault="00684646" w:rsidP="00E85609">
      <w:pPr>
        <w:ind w:leftChars="100" w:left="210"/>
        <w:rPr>
          <w:rFonts w:ascii="Times New Roman" w:hAnsi="Times New Roman" w:cs="Times New Roman" w:hint="eastAsia"/>
          <w:color w:val="1F4E79" w:themeColor="accent5" w:themeShade="80"/>
          <w:sz w:val="20"/>
          <w:szCs w:val="21"/>
        </w:rPr>
      </w:pPr>
    </w:p>
    <w:p w14:paraId="7B30AA94" w14:textId="1BEB3A71" w:rsidR="009E52B7" w:rsidRPr="004E1351" w:rsidRDefault="009E52B7" w:rsidP="009E52B7">
      <w:pPr>
        <w:ind w:leftChars="100" w:left="21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597654CF" w14:textId="40B8817F" w:rsidR="009E52B7" w:rsidRDefault="00A97210" w:rsidP="00A97210">
      <w:pPr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The random group will see no message like the two above. Then all groups will see:</w:t>
      </w:r>
    </w:p>
    <w:p w14:paraId="1FC20C0C" w14:textId="77777777" w:rsidR="009E52B7" w:rsidRPr="004E1351" w:rsidRDefault="009E52B7" w:rsidP="009E52B7">
      <w:pPr>
        <w:ind w:leftChars="200" w:left="420"/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7254E26D" w14:textId="3E24C501" w:rsidR="009E52B7" w:rsidRDefault="009E52B7" w:rsidP="00A97210">
      <w:pPr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Try to respond as fast and as accurate</w:t>
      </w:r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ly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as possible.</w:t>
      </w:r>
    </w:p>
    <w:p w14:paraId="11171B8B" w14:textId="77777777" w:rsidR="00A97210" w:rsidRPr="004E1351" w:rsidRDefault="00A97210" w:rsidP="00A97210">
      <w:pPr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1EBCD136" w14:textId="0F89F3A0" w:rsidR="009E52B7" w:rsidRDefault="009E52B7" w:rsidP="00A97210">
      <w:pPr>
        <w:rPr>
          <w:ins w:id="35" w:author="Lai, Lea" w:date="2023-12-01T11:16:00Z"/>
          <w:rFonts w:ascii="Times New Roman" w:hAnsi="Times New Roman" w:cs="Times New Roman"/>
          <w:color w:val="1F4E79" w:themeColor="accent5" w:themeShade="80"/>
          <w:sz w:val="20"/>
          <w:szCs w:val="21"/>
        </w:rPr>
      </w:pP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If you have read and understood these instructions, press the </w:t>
      </w:r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ENTER 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key to </w:t>
      </w:r>
      <w:r w:rsidR="00A97210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>begin</w:t>
      </w:r>
      <w:r w:rsidRPr="004E1351">
        <w:rPr>
          <w:rFonts w:ascii="Times New Roman" w:hAnsi="Times New Roman" w:cs="Times New Roman"/>
          <w:color w:val="1F4E79" w:themeColor="accent5" w:themeShade="80"/>
          <w:sz w:val="20"/>
          <w:szCs w:val="21"/>
        </w:rPr>
        <w:t xml:space="preserve"> the testing.</w:t>
      </w:r>
    </w:p>
    <w:p w14:paraId="59A6FAB2" w14:textId="77777777" w:rsidR="00684646" w:rsidRDefault="00684646" w:rsidP="00A97210">
      <w:pPr>
        <w:rPr>
          <w:ins w:id="36" w:author="Lai, Lea" w:date="2023-12-01T11:16:00Z"/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177007D3" w14:textId="77777777" w:rsidR="00684646" w:rsidRDefault="00684646" w:rsidP="00A97210">
      <w:pPr>
        <w:rPr>
          <w:ins w:id="37" w:author="Lai, Lea" w:date="2023-12-01T11:16:00Z"/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73370EC1" w14:textId="2265B5D8" w:rsidR="00684646" w:rsidRPr="004E1351" w:rsidDel="00684646" w:rsidRDefault="00684646" w:rsidP="00A97210">
      <w:pPr>
        <w:rPr>
          <w:del w:id="38" w:author="Lai, Lea" w:date="2023-12-01T11:16:00Z"/>
          <w:rFonts w:ascii="Times New Roman" w:hAnsi="Times New Roman" w:cs="Times New Roman" w:hint="eastAsia"/>
          <w:color w:val="1F4E79" w:themeColor="accent5" w:themeShade="80"/>
          <w:sz w:val="20"/>
          <w:szCs w:val="21"/>
        </w:rPr>
      </w:pPr>
    </w:p>
    <w:p w14:paraId="4FA9C08F" w14:textId="77777777" w:rsidR="00900919" w:rsidRPr="004E1351" w:rsidRDefault="00900919" w:rsidP="00900919">
      <w:pPr>
        <w:rPr>
          <w:rFonts w:ascii="Times New Roman" w:hAnsi="Times New Roman" w:cs="Times New Roman"/>
          <w:color w:val="1F4E79" w:themeColor="accent5" w:themeShade="80"/>
          <w:sz w:val="20"/>
          <w:szCs w:val="21"/>
        </w:rPr>
      </w:pPr>
    </w:p>
    <w:p w14:paraId="7CF5EE1E" w14:textId="77777777" w:rsidR="001F6B9A" w:rsidRPr="001F6B9A" w:rsidRDefault="001F6B9A" w:rsidP="001F6B9A">
      <w:pPr>
        <w:rPr>
          <w:rFonts w:ascii="Times New Roman" w:hAnsi="Times New Roman" w:cs="Times New Roman"/>
          <w:sz w:val="20"/>
          <w:szCs w:val="21"/>
        </w:rPr>
      </w:pPr>
    </w:p>
    <w:sectPr w:rsidR="001F6B9A" w:rsidRPr="001F6B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0CEDF" w14:textId="77777777" w:rsidR="002C0A47" w:rsidRDefault="002C0A47" w:rsidP="006573C3">
      <w:r>
        <w:separator/>
      </w:r>
    </w:p>
  </w:endnote>
  <w:endnote w:type="continuationSeparator" w:id="0">
    <w:p w14:paraId="6DF561E0" w14:textId="77777777" w:rsidR="002C0A47" w:rsidRDefault="002C0A47" w:rsidP="00657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FC283" w14:textId="77777777" w:rsidR="002C0A47" w:rsidRDefault="002C0A47" w:rsidP="006573C3">
      <w:r>
        <w:separator/>
      </w:r>
    </w:p>
  </w:footnote>
  <w:footnote w:type="continuationSeparator" w:id="0">
    <w:p w14:paraId="3E94B139" w14:textId="77777777" w:rsidR="002C0A47" w:rsidRDefault="002C0A47" w:rsidP="006573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751C0"/>
    <w:multiLevelType w:val="hybridMultilevel"/>
    <w:tmpl w:val="BFDC035E"/>
    <w:lvl w:ilvl="0" w:tplc="D4B6FB42">
      <w:start w:val="1"/>
      <w:numFmt w:val="lowerLetter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DED5E1B"/>
    <w:multiLevelType w:val="hybridMultilevel"/>
    <w:tmpl w:val="0F12A278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88E2D37E">
      <w:start w:val="1"/>
      <w:numFmt w:val="bullet"/>
      <w:lvlText w:val="-"/>
      <w:lvlJc w:val="left"/>
      <w:pPr>
        <w:ind w:left="1240" w:hanging="360"/>
      </w:pPr>
      <w:rPr>
        <w:rFonts w:ascii="等线" w:eastAsia="等线" w:hAnsi="等线" w:cstheme="minorBidi" w:hint="eastAsia"/>
      </w:r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7586981">
    <w:abstractNumId w:val="1"/>
  </w:num>
  <w:num w:numId="2" w16cid:durableId="13171511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i, Lea">
    <w15:presenceInfo w15:providerId="AD" w15:userId="S::shulai@iu.edu::5b86e4f5-a0a6-492a-9a4b-10bb9d8bb2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26"/>
    <w:rsid w:val="00036953"/>
    <w:rsid w:val="00060C9D"/>
    <w:rsid w:val="000770EA"/>
    <w:rsid w:val="0008457E"/>
    <w:rsid w:val="000D153F"/>
    <w:rsid w:val="001055AC"/>
    <w:rsid w:val="00131829"/>
    <w:rsid w:val="0017086A"/>
    <w:rsid w:val="001777D7"/>
    <w:rsid w:val="001B589C"/>
    <w:rsid w:val="001F3F18"/>
    <w:rsid w:val="001F6B9A"/>
    <w:rsid w:val="002512B9"/>
    <w:rsid w:val="00266307"/>
    <w:rsid w:val="00286519"/>
    <w:rsid w:val="002C0A47"/>
    <w:rsid w:val="002E74AF"/>
    <w:rsid w:val="00307C17"/>
    <w:rsid w:val="00346FF2"/>
    <w:rsid w:val="0036200D"/>
    <w:rsid w:val="004B657B"/>
    <w:rsid w:val="004E1351"/>
    <w:rsid w:val="004F4C4A"/>
    <w:rsid w:val="00507AD9"/>
    <w:rsid w:val="0053179A"/>
    <w:rsid w:val="005D0D17"/>
    <w:rsid w:val="006204D9"/>
    <w:rsid w:val="00640826"/>
    <w:rsid w:val="00644BE5"/>
    <w:rsid w:val="00647031"/>
    <w:rsid w:val="006573C3"/>
    <w:rsid w:val="00684646"/>
    <w:rsid w:val="006C62B0"/>
    <w:rsid w:val="007C4BED"/>
    <w:rsid w:val="00860841"/>
    <w:rsid w:val="008B3052"/>
    <w:rsid w:val="00900919"/>
    <w:rsid w:val="009E52B7"/>
    <w:rsid w:val="00A97210"/>
    <w:rsid w:val="00C51FB9"/>
    <w:rsid w:val="00C535AC"/>
    <w:rsid w:val="00C939E6"/>
    <w:rsid w:val="00D71C14"/>
    <w:rsid w:val="00E04E49"/>
    <w:rsid w:val="00E32B88"/>
    <w:rsid w:val="00E85609"/>
    <w:rsid w:val="00EA0388"/>
    <w:rsid w:val="00F4768E"/>
    <w:rsid w:val="00F50798"/>
    <w:rsid w:val="00FA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8A0F5"/>
  <w15:chartTrackingRefBased/>
  <w15:docId w15:val="{4BA097F5-E78D-484F-9BB7-3B091DDD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64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841"/>
    <w:pPr>
      <w:ind w:firstLineChars="200" w:firstLine="420"/>
    </w:pPr>
  </w:style>
  <w:style w:type="character" w:styleId="a4">
    <w:name w:val="annotation reference"/>
    <w:basedOn w:val="a0"/>
    <w:uiPriority w:val="99"/>
    <w:semiHidden/>
    <w:unhideWhenUsed/>
    <w:rsid w:val="00860841"/>
    <w:rPr>
      <w:sz w:val="21"/>
      <w:szCs w:val="21"/>
    </w:rPr>
  </w:style>
  <w:style w:type="paragraph" w:styleId="a5">
    <w:name w:val="annotation text"/>
    <w:basedOn w:val="a"/>
    <w:link w:val="a6"/>
    <w:uiPriority w:val="99"/>
    <w:unhideWhenUsed/>
    <w:rsid w:val="00860841"/>
    <w:pPr>
      <w:jc w:val="left"/>
    </w:pPr>
  </w:style>
  <w:style w:type="character" w:customStyle="1" w:styleId="a6">
    <w:name w:val="批注文字 字符"/>
    <w:basedOn w:val="a0"/>
    <w:link w:val="a5"/>
    <w:uiPriority w:val="99"/>
    <w:rsid w:val="00860841"/>
  </w:style>
  <w:style w:type="paragraph" w:styleId="a7">
    <w:name w:val="annotation subject"/>
    <w:basedOn w:val="a5"/>
    <w:next w:val="a5"/>
    <w:link w:val="a8"/>
    <w:uiPriority w:val="99"/>
    <w:semiHidden/>
    <w:unhideWhenUsed/>
    <w:rsid w:val="00860841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860841"/>
    <w:rPr>
      <w:b/>
      <w:bCs/>
    </w:rPr>
  </w:style>
  <w:style w:type="table" w:styleId="a9">
    <w:name w:val="Table Grid"/>
    <w:basedOn w:val="a1"/>
    <w:uiPriority w:val="39"/>
    <w:rsid w:val="00251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2512B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a">
    <w:name w:val="Revision"/>
    <w:hidden/>
    <w:uiPriority w:val="99"/>
    <w:semiHidden/>
    <w:rsid w:val="00307C17"/>
  </w:style>
  <w:style w:type="paragraph" w:styleId="ab">
    <w:name w:val="header"/>
    <w:basedOn w:val="a"/>
    <w:link w:val="ac"/>
    <w:uiPriority w:val="99"/>
    <w:unhideWhenUsed/>
    <w:rsid w:val="006573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6573C3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6573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6573C3"/>
    <w:rPr>
      <w:sz w:val="18"/>
      <w:szCs w:val="18"/>
    </w:rPr>
  </w:style>
  <w:style w:type="paragraph" w:customStyle="1" w:styleId="custom-cursor-default-hover">
    <w:name w:val="custom-cursor-default-hover"/>
    <w:basedOn w:val="a"/>
    <w:rsid w:val="006846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ustom-cursor-default-hover1">
    <w:name w:val="custom-cursor-default-hover1"/>
    <w:basedOn w:val="a0"/>
    <w:rsid w:val="00684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Lea</dc:creator>
  <cp:keywords/>
  <dc:description/>
  <cp:lastModifiedBy>Lai, Lea</cp:lastModifiedBy>
  <cp:revision>4</cp:revision>
  <dcterms:created xsi:type="dcterms:W3CDTF">2023-11-28T22:24:00Z</dcterms:created>
  <dcterms:modified xsi:type="dcterms:W3CDTF">2023-12-02T23:52:00Z</dcterms:modified>
</cp:coreProperties>
</file>