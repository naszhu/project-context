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I think we are making enough progress I need to understand exactly the design, the data, and the current model. So I will make a guess at all this, with numbers I am guessing at, and model details I may have wrong, but you can fill in correct numbers and correct errors in what I write below.</w:t>
      </w:r>
    </w:p>
    <w:p>
      <w:pPr>
        <w:pStyle w:val="NoSpacing"/>
        <w:rPr/>
      </w:pPr>
      <w:r>
        <w:rPr/>
        <w:t>STUDY 2:</w:t>
      </w:r>
    </w:p>
    <w:p>
      <w:pPr>
        <w:pStyle w:val="NoSpacing"/>
        <w:rPr/>
      </w:pPr>
      <w:r>
        <w:rPr/>
        <w:t xml:space="preserve">DESIGN: </w:t>
      </w:r>
    </w:p>
    <w:p>
      <w:pPr>
        <w:pStyle w:val="NoSpacing"/>
        <w:rPr/>
      </w:pPr>
      <w:r>
        <w:rPr/>
        <w:tab/>
        <w:t xml:space="preserve">10 lists of </w:t>
      </w:r>
      <w:ins w:id="0" w:author="Unknown Author" w:date="2025-05-22T17:37:01Z">
        <w:r>
          <w:rPr/>
          <w:t>30</w:t>
        </w:r>
      </w:ins>
      <w:moveFrom w:id="1" w:author="Unknown Author" w:date="2025-05-22T17:37:00Z">
        <w:r>
          <w:rPr/>
          <w:t>24</w:t>
        </w:r>
      </w:moveFrom>
      <w:r>
        <w:rPr/>
        <w:t xml:space="preserve"> pictures each are studied. All studied pictures are new. </w:t>
      </w:r>
    </w:p>
    <w:p>
      <w:pPr>
        <w:pStyle w:val="NoSpacing"/>
        <w:rPr/>
      </w:pPr>
      <w:r>
        <w:rPr/>
        <w:tab/>
        <w:t xml:space="preserve">List 1: </w:t>
      </w:r>
      <w:ins w:id="2" w:author="Unknown Author" w:date="2025-05-22T17:37:09Z">
        <w:r>
          <w:rPr/>
          <w:t>15</w:t>
        </w:r>
      </w:ins>
      <w:del w:id="3" w:author="Unknown Author" w:date="2025-05-22T17:37:09Z">
        <w:r>
          <w:rPr/>
          <w:delText>12</w:delText>
        </w:r>
      </w:del>
      <w:r>
        <w:rPr/>
        <w:t xml:space="preserve"> targets and </w:t>
      </w:r>
      <w:del w:id="4" w:author="Unknown Author" w:date="2025-05-22T17:37:11Z">
        <w:r>
          <w:rPr/>
          <w:delText>12</w:delText>
        </w:r>
      </w:del>
      <w:ins w:id="5" w:author="Unknown Author" w:date="2025-05-22T17:37:11Z">
        <w:r>
          <w:rPr/>
          <w:t>15</w:t>
        </w:r>
      </w:ins>
      <w:r>
        <w:rPr/>
        <w:t xml:space="preserve"> new foils tested, mixed randomly.</w:t>
      </w:r>
    </w:p>
    <w:p>
      <w:pPr>
        <w:pStyle w:val="NoSpacing"/>
        <w:rPr/>
      </w:pPr>
      <w:r>
        <w:rPr/>
        <w:tab/>
        <w:t xml:space="preserve">Lists 2-10 tests: </w:t>
      </w:r>
      <w:del w:id="6" w:author="Unknown Author" w:date="2025-05-22T17:37:15Z">
        <w:r>
          <w:rPr/>
          <w:delText>12</w:delText>
        </w:r>
      </w:del>
      <w:ins w:id="7" w:author="Unknown Author" w:date="2025-05-22T17:37:15Z">
        <w:r>
          <w:rPr/>
          <w:t>15</w:t>
        </w:r>
      </w:ins>
      <w:r>
        <w:rPr/>
        <w:t xml:space="preserve"> targets; </w:t>
      </w:r>
      <w:del w:id="8" w:author="Unknown Author" w:date="2025-05-22T17:37:17Z">
        <w:r>
          <w:rPr/>
          <w:delText>12</w:delText>
        </w:r>
      </w:del>
      <w:ins w:id="9" w:author="Unknown Author" w:date="2025-05-22T17:37:17Z">
        <w:r>
          <w:rPr/>
          <w:t>15</w:t>
        </w:r>
      </w:ins>
      <w:r>
        <w:rPr/>
        <w:t xml:space="preserve"> foils: </w:t>
      </w:r>
    </w:p>
    <w:p>
      <w:pPr>
        <w:pStyle w:val="NoSpacing"/>
        <w:rPr/>
      </w:pPr>
      <w:ins w:id="11" w:author="Unknown Author" w:date="2025-05-22T20:41:15Z">
        <w:r>
          <w:rPr/>
          <w:t>(1)</w:t>
        </w:r>
      </w:ins>
      <w:r>
        <w:rPr/>
        <w:t>3 new</w:t>
      </w:r>
      <w:ins w:id="12" w:author="Unknown Author" w:date="2025-05-22T17:38:12Z">
        <w:r>
          <w:rPr/>
          <w:t xml:space="preserve"> that will not test later again</w:t>
        </w:r>
      </w:ins>
      <w:r>
        <w:rPr/>
        <w:t>;</w:t>
      </w:r>
    </w:p>
    <w:p>
      <w:pPr>
        <w:pStyle w:val="NoSpacing"/>
        <w:rPr/>
      </w:pPr>
      <w:ins w:id="14" w:author="Unknown Author" w:date="2025-05-22T20:41:20Z">
        <w:r>
          <w:rPr/>
          <w:t>(2)</w:t>
        </w:r>
      </w:ins>
      <w:ins w:id="15" w:author="Unknown Author" w:date="2025-05-22T17:38:01Z">
        <w:r>
          <w:rPr/>
          <w:t>3 new foils that will test in n+1.</w:t>
        </w:r>
      </w:ins>
    </w:p>
    <w:p>
      <w:pPr>
        <w:pStyle w:val="NoSpacing"/>
        <w:rPr/>
      </w:pPr>
      <w:ins w:id="17" w:author="Unknown Author" w:date="2025-05-22T20:41:18Z">
        <w:r>
          <w:rPr/>
          <w:t>(3)</w:t>
        </w:r>
      </w:ins>
      <w:r>
        <w:rPr/>
        <w:t>3 studied not tested from n-1;</w:t>
      </w:r>
    </w:p>
    <w:p>
      <w:pPr>
        <w:pStyle w:val="NoSpacing"/>
        <w:rPr>
          <w:del w:id="20" w:author="Unknown Author" w:date="2025-05-22T17:38:29Z"/>
        </w:rPr>
      </w:pPr>
      <w:ins w:id="19" w:author="Unknown Author" w:date="2025-05-22T20:41:25Z">
        <w:r>
          <w:rPr/>
          <w:t xml:space="preserve">(4) </w:t>
        </w:r>
      </w:ins>
      <w:r>
        <w:rPr/>
        <w:t xml:space="preserve">3 studied and </w:t>
      </w:r>
    </w:p>
    <w:p>
      <w:pPr>
        <w:pStyle w:val="NoSpacing"/>
        <w:rPr/>
      </w:pPr>
      <w:del w:id="21" w:author="Unknown Author" w:date="2025-05-22T17:38:29Z">
        <w:r>
          <w:rPr/>
          <w:delText xml:space="preserve">                   </w:delText>
        </w:r>
      </w:del>
      <w:r>
        <w:rPr/>
        <w:t>tested from n-1; 3 foils from n-1. All tests randomly mixed.</w:t>
      </w:r>
    </w:p>
    <w:p>
      <w:pPr>
        <w:pStyle w:val="NoSpacing"/>
        <w:rPr/>
      </w:pPr>
      <w:r>
        <w:rPr/>
        <w:tab/>
        <w:t xml:space="preserve">Final Testing: the </w:t>
      </w:r>
      <w:del w:id="22" w:author="Unknown Author" w:date="2025-05-22T17:38:35Z">
        <w:r>
          <w:rPr/>
          <w:delText>279</w:delText>
        </w:r>
      </w:del>
      <w:ins w:id="23" w:author="Unknown Author" w:date="2025-05-22T17:39:22Z">
        <w:r>
          <w:rPr/>
          <w:t xml:space="preserve"> </w:t>
        </w:r>
      </w:ins>
      <w:moveTo w:id="24" w:author="Unknown Author" w:date="2025-05-22T17:39:19Z">
        <w:r>
          <w:rPr/>
          <w:t>24</w:t>
        </w:r>
      </w:moveTo>
      <w:ins w:id="25" w:author="Unknown Author" w:date="2025-05-22T17:39:20Z">
        <w:r>
          <w:rPr/>
          <w:t>6</w:t>
        </w:r>
      </w:ins>
      <w:r>
        <w:rPr/>
        <w:t xml:space="preserve"> different pictures from the initial lists are targets mixed randomly </w:t>
      </w:r>
    </w:p>
    <w:p>
      <w:pPr>
        <w:pStyle w:val="NoSpacing"/>
        <w:rPr/>
      </w:pPr>
      <w:r>
        <w:rPr/>
        <w:t xml:space="preserve">                  </w:t>
      </w:r>
      <w:r>
        <w:rPr/>
        <w:t xml:space="preserve">with </w:t>
      </w:r>
      <w:moveTo w:id="26" w:author="Unknown Author" w:date="2025-05-22T17:39:27Z">
        <w:r>
          <w:rPr/>
          <w:t>24</w:t>
        </w:r>
      </w:moveTo>
      <w:ins w:id="27" w:author="Unknown Author" w:date="2025-05-22T17:39:28Z">
        <w:r>
          <w:rPr/>
          <w:t xml:space="preserve">6 </w:t>
        </w:r>
      </w:ins>
      <w:del w:id="28" w:author="Unknown Author" w:date="2025-05-22T17:39:26Z">
        <w:r>
          <w:rPr/>
          <w:delText>279</w:delText>
        </w:r>
      </w:del>
      <w:r>
        <w:rPr/>
        <w:t xml:space="preserve"> new foils.</w:t>
      </w:r>
    </w:p>
    <w:p>
      <w:pPr>
        <w:pStyle w:val="NoSpacing"/>
        <w:rPr/>
      </w:pPr>
      <w:r>
        <w:rPr/>
      </w:r>
    </w:p>
    <w:p>
      <w:pPr>
        <w:pStyle w:val="NoSpacing"/>
        <w:rPr/>
      </w:pPr>
      <w:r>
        <w:rPr/>
        <w:t>MODEL:</w:t>
      </w:r>
    </w:p>
    <w:p>
      <w:pPr>
        <w:pStyle w:val="NoSpacing"/>
        <w:rPr/>
      </w:pPr>
      <w:r>
        <w:rPr/>
        <w:t>Let CC = changing context features; UC = unchanging context features; T = content features</w:t>
      </w:r>
    </w:p>
    <w:p>
      <w:pPr>
        <w:pStyle w:val="NoSpacing"/>
        <w:rPr/>
      </w:pPr>
      <w:r>
        <w:rPr/>
        <w:t xml:space="preserve">Every different picture to start has </w:t>
      </w:r>
      <w:del w:id="29" w:author="Unknown Author" w:date="2025-05-22T17:39:50Z">
        <w:r>
          <w:rPr/>
          <w:delText>20</w:delText>
        </w:r>
      </w:del>
      <w:ins w:id="30" w:author="Unknown Author" w:date="2025-05-22T17:39:50Z">
        <w:r>
          <w:rPr/>
          <w:t>25</w:t>
        </w:r>
      </w:ins>
      <w:r>
        <w:rPr/>
        <w:t xml:space="preserve"> T, </w:t>
      </w:r>
      <w:ins w:id="31" w:author="Unknown Author" w:date="2025-05-22T17:39:55Z">
        <w:r>
          <w:rPr/>
          <w:t>25</w:t>
        </w:r>
      </w:ins>
      <w:moveFrom w:id="32" w:author="Unknown Author" w:date="2025-05-22T17:39:53Z">
        <w:r>
          <w:rPr/>
          <w:t>10</w:t>
        </w:r>
      </w:moveFrom>
      <w:r>
        <w:rPr/>
        <w:t xml:space="preserve"> CC, </w:t>
      </w:r>
      <w:ins w:id="33" w:author="Unknown Author" w:date="2025-05-22T17:39:58Z">
        <w:r>
          <w:rPr/>
          <w:t>25</w:t>
        </w:r>
      </w:ins>
      <w:del w:id="34" w:author="Unknown Author" w:date="2025-05-22T17:39:58Z">
        <w:r>
          <w:rPr/>
          <w:delText>10</w:delText>
        </w:r>
      </w:del>
      <w:r>
        <w:rPr/>
        <w:t xml:space="preserve"> UC, every feature in every picture chosen</w:t>
      </w:r>
    </w:p>
    <w:p>
      <w:pPr>
        <w:pStyle w:val="NoSpacing"/>
        <w:rPr/>
      </w:pPr>
      <w:r>
        <w:rPr/>
        <w:t xml:space="preserve">    </w:t>
      </w:r>
      <w:r>
        <w:rPr/>
        <w:t>randomly from a geometric distribution with parameter g</w:t>
      </w:r>
      <w:ins w:id="35" w:author="Unknown Author" w:date="2025-05-22T17:41:24Z">
        <w:r>
          <w:rPr/>
          <w:t>(of T)=0.4; g(of CC/UC) = 0.3</w:t>
        </w:r>
      </w:ins>
      <w:r>
        <w:rPr/>
        <w:t xml:space="preserve"> </w:t>
      </w:r>
      <w:del w:id="36" w:author="Unknown Author" w:date="2025-05-22T17:41:49Z">
        <w:r>
          <w:rPr/>
          <w:delText>= ??</w:delText>
        </w:r>
      </w:del>
      <w:r>
        <w:rPr/>
        <w:t>.</w:t>
      </w:r>
    </w:p>
    <w:p>
      <w:pPr>
        <w:pStyle w:val="NoSpacing"/>
        <w:rPr/>
      </w:pPr>
      <w:r>
        <w:rPr/>
        <w:t xml:space="preserve">List 1: </w:t>
      </w:r>
    </w:p>
    <w:p>
      <w:pPr>
        <w:pStyle w:val="NoSpacing"/>
        <w:ind w:firstLine="720"/>
        <w:rPr/>
      </w:pPr>
      <w:r>
        <w:rPr/>
        <w:t xml:space="preserve">STORAGE AT STUDY: The </w:t>
      </w:r>
      <w:del w:id="37" w:author="Unknown Author" w:date="2025-05-22T17:42:07Z">
        <w:r>
          <w:rPr/>
          <w:delText>40</w:delText>
        </w:r>
      </w:del>
      <w:ins w:id="38" w:author="Unknown Author" w:date="2025-05-22T17:42:05Z">
        <w:r>
          <w:rPr/>
          <w:t>75</w:t>
        </w:r>
      </w:ins>
      <w:r>
        <w:rPr/>
        <w:t xml:space="preserve"> features of each of the </w:t>
      </w:r>
      <w:ins w:id="39" w:author="Unknown Author" w:date="2025-05-22T17:42:27Z">
        <w:r>
          <w:rPr/>
          <w:t xml:space="preserve">30 </w:t>
        </w:r>
      </w:ins>
      <w:moveFrom w:id="40" w:author="Unknown Author" w:date="2025-05-22T17:42:26Z">
        <w:r>
          <w:rPr/>
          <w:t>24</w:t>
        </w:r>
      </w:moveFrom>
      <w:r>
        <w:rPr/>
        <w:t xml:space="preserve"> feature vectors are stored with </w:t>
      </w:r>
    </w:p>
    <w:p>
      <w:pPr>
        <w:pStyle w:val="NoSpacing"/>
        <w:ind w:firstLine="720"/>
        <w:rPr/>
      </w:pPr>
      <w:r>
        <w:rPr/>
        <w:t xml:space="preserve">    </w:t>
      </w:r>
      <w:r>
        <w:rPr/>
        <w:t xml:space="preserve">parameters  u = </w:t>
      </w:r>
      <w:ins w:id="41" w:author="Unknown Author" w:date="2025-05-22T17:42:38Z">
        <w:r>
          <w:rPr/>
          <w:t>0.06 (for T)</w:t>
        </w:r>
      </w:ins>
      <w:ins w:id="42" w:author="Unknown Author" w:date="2025-05-22T17:43:04Z">
        <w:r>
          <w:rPr/>
          <w:t>; 0.05 (for CC/UC)</w:t>
        </w:r>
      </w:ins>
      <w:r>
        <w:rPr/>
        <w:t xml:space="preserve">?? and c = </w:t>
      </w:r>
      <w:ins w:id="43" w:author="Unknown Author" w:date="2025-05-22T17:43:16Z">
        <w:r>
          <w:rPr/>
          <w:t>0.75 (for both T and CC/UC)</w:t>
        </w:r>
      </w:ins>
      <w:r>
        <w:rPr/>
        <w:t>??.</w:t>
      </w:r>
    </w:p>
    <w:p>
      <w:pPr>
        <w:pStyle w:val="NoSpacing"/>
        <w:ind w:firstLine="720"/>
        <w:rPr/>
      </w:pPr>
      <w:r>
        <w:rPr/>
        <w:t xml:space="preserve">TESTING: </w:t>
      </w:r>
    </w:p>
    <w:p>
      <w:pPr>
        <w:pStyle w:val="NoSpacing"/>
        <w:ind w:firstLine="720"/>
        <w:rPr/>
      </w:pPr>
      <w:r>
        <w:rPr/>
        <w:tab/>
        <w:t>Stage 1: The CC + UC</w:t>
      </w:r>
      <w:ins w:id="44" w:author="Unknown Author" w:date="2025-05-22T18:22:07Z">
        <w:r>
          <w:rPr/>
          <w:t xml:space="preserve"> </w:t>
        </w:r>
      </w:ins>
      <w:ins w:id="45" w:author="Unknown Author" w:date="2025-05-22T18:22:07Z">
        <w:r>
          <w:rPr/>
          <w:t xml:space="preserve">(how many ? I am not sure, currently, am using a gradual changing number of them; CC go from 18-25 features across 10 lists; </w:t>
        </w:r>
      </w:ins>
      <w:ins w:id="46" w:author="Unknown Author" w:date="2025-05-22T18:22:07Z">
        <w:r>
          <w:rPr/>
          <w:t>UC goes from 4 to 13 features</w:t>
        </w:r>
      </w:ins>
      <w:ins w:id="47" w:author="Unknown Author" w:date="2025-05-22T18:22:07Z">
        <w:r>
          <w:rPr/>
          <w:t>)</w:t>
        </w:r>
      </w:ins>
      <w:r>
        <w:rPr/>
        <w:t xml:space="preserve"> features in the test picture vector are used to produce trace </w:t>
      </w:r>
    </w:p>
    <w:p>
      <w:pPr>
        <w:pStyle w:val="NoSpacing"/>
        <w:ind w:firstLine="720"/>
        <w:rPr/>
      </w:pPr>
      <w:r>
        <w:rPr/>
        <w:t xml:space="preserve">                </w:t>
      </w:r>
      <w:r>
        <w:rPr/>
        <w:t xml:space="preserve">likelihood ratios, L. Any trace with L &gt; the first stage criterion S1 = </w:t>
      </w:r>
      <w:moveTo w:id="48" w:author="Unknown Author" w:date="2025-05-22T18:15:27Z">
        <w:r>
          <w:rPr/>
          <w:t>10</w:t>
        </w:r>
      </w:moveTo>
      <w:ins w:id="49" w:author="Unknown Author" w:date="2025-05-22T18:15:27Z">
        <w:r>
          <w:rPr/>
          <w:t>000</w:t>
        </w:r>
      </w:ins>
      <w:del w:id="50" w:author="Unknown Author" w:date="2025-05-22T17:43:47Z">
        <w:r>
          <w:rPr/>
          <w:delText>??</w:delText>
        </w:r>
      </w:del>
      <w:r>
        <w:rPr/>
        <w:t xml:space="preserve"> is </w:t>
      </w:r>
    </w:p>
    <w:p>
      <w:pPr>
        <w:pStyle w:val="NoSpacing"/>
        <w:ind w:firstLine="720"/>
        <w:rPr>
          <w:i/>
          <w:i/>
          <w:iCs/>
          <w:ins w:id="51" w:author="Unknown Author" w:date="2025-05-22T18:16:28Z"/>
        </w:rPr>
      </w:pPr>
      <w:r>
        <w:rPr/>
        <w:t xml:space="preserve">                </w:t>
      </w:r>
      <w:r>
        <w:rPr/>
        <w:t xml:space="preserve">activated. </w:t>
      </w:r>
    </w:p>
    <w:p>
      <w:pPr>
        <w:pStyle w:val="NoSpacing"/>
        <w:ind w:firstLine="720"/>
        <w:rPr>
          <w:i/>
          <w:i/>
          <w:iCs/>
        </w:rPr>
      </w:pPr>
      <w:r>
        <w:rPr/>
        <w:t>[</w:t>
      </w:r>
      <w:r>
        <w:rPr>
          <w:i/>
          <w:iCs/>
        </w:rPr>
        <w:t>REMARK: We make parameters such that all or almost all current list</w:t>
      </w:r>
    </w:p>
    <w:p>
      <w:pPr>
        <w:pStyle w:val="NoSpacing"/>
        <w:ind w:firstLine="720"/>
        <w:rPr/>
      </w:pPr>
      <w:r>
        <w:rPr>
          <w:i/>
          <w:iCs/>
        </w:rPr>
        <w:t xml:space="preserve">                </w:t>
      </w:r>
      <w:r>
        <w:rPr>
          <w:i/>
          <w:iCs/>
        </w:rPr>
        <w:t>traces are activated</w:t>
      </w:r>
      <w:r>
        <w:rPr/>
        <w:t>.]</w:t>
      </w:r>
      <w:ins w:id="52" w:author="Unknown Author" w:date="2025-05-22T18:16:20Z">
        <w:r>
          <w:rPr/>
          <w:t xml:space="preserve"> </w:t>
        </w:r>
      </w:ins>
      <w:ins w:id="53" w:author="Unknown Author" w:date="2025-05-22T18:16:20Z">
        <w:r>
          <w:rPr/>
          <w:t>(I will need to check this)</w:t>
        </w:r>
      </w:ins>
    </w:p>
    <w:p>
      <w:pPr>
        <w:pStyle w:val="NoSpacing"/>
        <w:ind w:firstLine="720"/>
        <w:rPr/>
      </w:pPr>
      <w:r>
        <w:rPr/>
        <w:t xml:space="preserve"> </w:t>
      </w:r>
      <w:r>
        <w:rPr/>
        <w:tab/>
        <w:t xml:space="preserve">Stage 2: </w:t>
      </w:r>
    </w:p>
    <w:p>
      <w:pPr>
        <w:pStyle w:val="NoSpacing"/>
        <w:ind w:left="1440" w:hanging="0"/>
        <w:rPr/>
      </w:pPr>
      <w:r>
        <w:rPr/>
        <w:t xml:space="preserve">   </w:t>
      </w:r>
      <w:r>
        <w:rPr/>
        <w:t>The 2</w:t>
      </w:r>
      <w:ins w:id="54" w:author="Unknown Author" w:date="2025-05-22T18:21:40Z">
        <w:r>
          <w:rPr/>
          <w:t>5</w:t>
        </w:r>
      </w:ins>
      <w:del w:id="55" w:author="Unknown Author" w:date="2025-05-22T18:21:40Z">
        <w:r>
          <w:rPr/>
          <w:delText>0</w:delText>
        </w:r>
      </w:del>
      <w:r>
        <w:rPr/>
        <w:t xml:space="preserve"> T features in the test picture vector are used to produce L for each  </w:t>
      </w:r>
    </w:p>
    <w:p>
      <w:pPr>
        <w:pStyle w:val="NoSpacing"/>
        <w:ind w:left="1440" w:hanging="0"/>
        <w:rPr/>
      </w:pPr>
      <w:r>
        <w:rPr/>
        <w:t xml:space="preserve">     </w:t>
      </w:r>
      <w:r>
        <w:rPr/>
        <w:t>activated trace. [</w:t>
      </w:r>
      <w:r>
        <w:rPr>
          <w:i/>
          <w:iCs/>
        </w:rPr>
        <w:t>REMARK: I assume only T features are used in stage 2</w:t>
      </w:r>
      <w:r>
        <w:rPr/>
        <w:t xml:space="preserve">]. If the </w:t>
      </w:r>
      <w:ins w:id="56" w:author="Unknown Author" w:date="2025-05-22T18:29:03Z">
        <w:r>
          <w:rPr/>
          <w:t xml:space="preserve"> </w:t>
        </w:r>
      </w:ins>
    </w:p>
    <w:p>
      <w:pPr>
        <w:pStyle w:val="NoSpacing"/>
        <w:ind w:left="1440" w:hanging="0"/>
        <w:rPr/>
      </w:pPr>
      <w:r>
        <w:rPr/>
        <w:t xml:space="preserve">     </w:t>
      </w:r>
      <w:r>
        <w:rPr/>
        <w:t>odds O (the average of the Ls for the activated traces) is greater than the</w:t>
      </w:r>
    </w:p>
    <w:p>
      <w:pPr>
        <w:pStyle w:val="NoSpacing"/>
        <w:ind w:left="1440" w:hanging="0"/>
        <w:rPr/>
      </w:pPr>
      <w:r>
        <w:rPr/>
        <w:t xml:space="preserve">     </w:t>
      </w:r>
      <w:r>
        <w:rPr/>
        <w:t xml:space="preserve">decision criterion D = </w:t>
      </w:r>
      <w:ins w:id="57" w:author="Unknown Author" w:date="2025-05-22T18:32:03Z">
        <w:r>
          <w:rPr/>
          <w:t xml:space="preserve">1 </w:t>
        </w:r>
      </w:ins>
      <w:r>
        <w:rPr/>
        <w:t>??, which I guess is a little less than 1.0), then an OLD</w:t>
      </w:r>
    </w:p>
    <w:p>
      <w:pPr>
        <w:pStyle w:val="NoSpacing"/>
        <w:ind w:left="1440" w:hanging="0"/>
        <w:rPr/>
      </w:pPr>
      <w:r>
        <w:rPr/>
        <w:t xml:space="preserve">     </w:t>
      </w:r>
      <w:r>
        <w:rPr/>
        <w:t xml:space="preserve">response is made, else NEW. </w:t>
      </w:r>
    </w:p>
    <w:p>
      <w:pPr>
        <w:pStyle w:val="NoSpacing"/>
        <w:ind w:left="1440" w:hanging="0"/>
        <w:rPr/>
      </w:pPr>
      <w:r>
        <w:rPr/>
        <w:t xml:space="preserve">   </w:t>
      </w:r>
      <w:r>
        <w:rPr/>
        <w:t xml:space="preserve">If  a new response is made then a new test trace is stored for the test picture, </w:t>
      </w:r>
    </w:p>
    <w:p>
      <w:pPr>
        <w:pStyle w:val="NoSpacing"/>
        <w:ind w:left="1440" w:hanging="0"/>
        <w:rPr/>
      </w:pPr>
      <w:r>
        <w:rPr/>
        <w:t xml:space="preserve">     </w:t>
      </w:r>
      <w:r>
        <w:rPr/>
        <w:t>as usual, based on u and c</w:t>
      </w:r>
      <w:ins w:id="58" w:author="Unknown Author" w:date="2025-05-22T18:32:16Z">
        <w:r>
          <w:rPr/>
          <w:t xml:space="preserve"> </w:t>
        </w:r>
      </w:ins>
      <w:ins w:id="59" w:author="Unknown Author" w:date="2025-05-22T18:32:16Z">
        <w:r>
          <w:rPr/>
          <w:t>(different for T and CC/UC)</w:t>
        </w:r>
      </w:ins>
      <w:r>
        <w:rPr/>
        <w:t>, and its T and current CC and UC features.</w:t>
      </w:r>
    </w:p>
    <w:p>
      <w:pPr>
        <w:pStyle w:val="NoSpacing"/>
        <w:ind w:left="1440" w:hanging="0"/>
        <w:rPr/>
      </w:pPr>
      <w:r>
        <w:rPr/>
        <w:t xml:space="preserve">   </w:t>
      </w:r>
      <w:r>
        <w:rPr/>
        <w:t>If an OLD response is made, then if the trace with the greatest L has L &gt; the</w:t>
      </w:r>
    </w:p>
    <w:p>
      <w:pPr>
        <w:pStyle w:val="NoSpacing"/>
        <w:ind w:left="1440" w:hanging="0"/>
        <w:rPr/>
      </w:pPr>
      <w:r>
        <w:rPr/>
        <w:t xml:space="preserve">     </w:t>
      </w:r>
      <w:r>
        <w:rPr/>
        <w:t xml:space="preserve">the second stage criterion, </w:t>
      </w:r>
      <w:ins w:id="60" w:author="Unknown Author" w:date="2025-05-22T18:33:19Z">
        <w:r>
          <w:rPr/>
          <w:t>100</w:t>
        </w:r>
      </w:ins>
      <w:del w:id="61" w:author="Unknown Author" w:date="2025-05-22T18:33:11Z">
        <w:r>
          <w:rPr/>
          <w:delText>S2</w:delText>
        </w:r>
      </w:del>
      <w:r>
        <w:rPr/>
        <w:t xml:space="preserve">, then that trace has its T features only    </w:t>
      </w:r>
    </w:p>
    <w:p>
      <w:pPr>
        <w:pStyle w:val="NoSpacing"/>
        <w:ind w:left="1440" w:hanging="0"/>
        <w:rPr>
          <w:i/>
          <w:i/>
          <w:iCs/>
        </w:rPr>
      </w:pPr>
      <w:r>
        <w:rPr/>
        <w:t xml:space="preserve">     </w:t>
      </w:r>
      <w:r>
        <w:rPr/>
        <w:t>strengthened [</w:t>
      </w:r>
      <w:r>
        <w:rPr>
          <w:i/>
          <w:iCs/>
        </w:rPr>
        <w:t>REMARK: One could argue that is makes sense to strengthen</w:t>
      </w:r>
    </w:p>
    <w:p>
      <w:pPr>
        <w:pStyle w:val="NoSpacing"/>
        <w:ind w:left="1440" w:hanging="0"/>
        <w:rPr/>
      </w:pPr>
      <w:r>
        <w:rPr>
          <w:i/>
          <w:iCs/>
        </w:rPr>
        <w:t xml:space="preserve">     </w:t>
      </w:r>
      <w:r>
        <w:rPr>
          <w:i/>
          <w:iCs/>
        </w:rPr>
        <w:t>also the UC features</w:t>
      </w:r>
      <w:r>
        <w:rPr/>
        <w:t>].</w:t>
      </w:r>
      <w:ins w:id="62" w:author="Unknown Author" w:date="2025-05-22T18:33:32Z">
        <w:r>
          <w:rPr/>
          <w:t>(i did assume strenghtening of both UC and CC in current model)</w:t>
        </w:r>
      </w:ins>
    </w:p>
    <w:p>
      <w:pPr>
        <w:pStyle w:val="NoSpacing"/>
        <w:ind w:left="1440" w:hanging="0"/>
        <w:rPr/>
      </w:pPr>
      <w:r>
        <w:rPr>
          <w:i/>
          <w:iCs/>
        </w:rPr>
        <w:tab/>
      </w:r>
      <w:r>
        <w:rPr/>
        <w:t>STRENGTHENING</w:t>
      </w:r>
      <w:r>
        <w:rPr>
          <w:i/>
          <w:iCs/>
        </w:rPr>
        <w:t xml:space="preserve">: </w:t>
      </w:r>
      <w:r>
        <w:rPr/>
        <w:t xml:space="preserve">Each T feature missing or stored with a wrong value is </w:t>
      </w:r>
    </w:p>
    <w:p>
      <w:pPr>
        <w:pStyle w:val="NoSpacing"/>
        <w:ind w:left="1440" w:hanging="0"/>
        <w:rPr/>
      </w:pPr>
      <w:r>
        <w:rPr/>
        <w:t xml:space="preserve">             </w:t>
      </w:r>
      <w:r>
        <w:rPr/>
        <w:t xml:space="preserve">replaced by the correct value with probability E = </w:t>
      </w:r>
      <w:ins w:id="63" w:author="Unknown Author" w:date="2025-05-22T18:34:58Z">
        <w:r>
          <w:rPr/>
          <w:t>0.7</w:t>
        </w:r>
      </w:ins>
      <w:ins w:id="64" w:author="Unknown Author" w:date="2025-05-22T18:35:01Z">
        <w:r>
          <w:rPr/>
          <w:t xml:space="preserve"> (this prob will be an important finetune parameter for small differences between different confusing foils)</w:t>
        </w:r>
      </w:ins>
      <w:r>
        <w:rPr/>
        <w:t>??.</w:t>
      </w:r>
    </w:p>
    <w:p>
      <w:pPr>
        <w:pStyle w:val="NoSpacing"/>
        <w:ind w:left="1440" w:hanging="0"/>
        <w:rPr/>
      </w:pPr>
      <w:r>
        <w:rPr/>
        <w:t>[</w:t>
      </w:r>
      <w:r>
        <w:rPr>
          <w:i/>
          <w:iCs/>
        </w:rPr>
        <w:t>REMARK: As testing continues after each list, the number of traces tends to grow, and the number of strengthened traces also tends to grow</w:t>
      </w:r>
      <w:r>
        <w:rPr/>
        <w:t>.]</w:t>
      </w:r>
    </w:p>
    <w:p>
      <w:pPr>
        <w:pStyle w:val="NoSpacing"/>
        <w:rPr/>
      </w:pPr>
      <w:r>
        <w:rPr/>
      </w:r>
    </w:p>
    <w:p>
      <w:pPr>
        <w:pStyle w:val="NoSpacing"/>
        <w:rPr/>
      </w:pPr>
      <w:r>
        <w:rPr/>
      </w:r>
    </w:p>
    <w:p>
      <w:pPr>
        <w:pStyle w:val="NoSpacing"/>
        <w:rPr/>
      </w:pPr>
      <w:r>
        <w:rPr/>
        <w:t>Lists 2-10:</w:t>
      </w:r>
    </w:p>
    <w:p>
      <w:pPr>
        <w:pStyle w:val="NoSpacing"/>
        <w:rPr/>
      </w:pPr>
      <w:r>
        <w:rPr/>
        <w:tab/>
        <w:t xml:space="preserve">CHANGES FROM LIST n-1 TO LIST n: </w:t>
      </w:r>
    </w:p>
    <w:p>
      <w:pPr>
        <w:pStyle w:val="NoSpacing"/>
        <w:rPr/>
      </w:pPr>
      <w:r>
        <w:rPr/>
        <w:t xml:space="preserve">At this point I want to discuss various issues that concern construction of a model that is conceptually coherent and sensible. There are a number of ways to allow confusing foils to improve as lists continue. </w:t>
      </w:r>
    </w:p>
    <w:p>
      <w:pPr>
        <w:pStyle w:val="NoSpacing"/>
        <w:numPr>
          <w:ilvl w:val="0"/>
          <w:numId w:val="1"/>
        </w:numPr>
        <w:rPr/>
      </w:pPr>
      <w:r>
        <w:rPr/>
        <w:t>The change in CC from list n-1 to n could increase over lists, while keeping the number off CC features constant at both storage and test. However that increasing change is accomplished, it could justify a drop in storage and test of T features. The fact that Hs stop decreasing after four or five lists, but CRs for confusing foils keep increasing is left to be explained. Could this work without altering the storage and/or test of UC features as well. Possibly? Retrieving with a combination of UC and CC would still increasingly filter out traces from n-1 if CC was increasingly changing, but that likely would require a very large amount of increase of CC change. That could be hard to justify.</w:t>
      </w:r>
    </w:p>
    <w:p>
      <w:pPr>
        <w:pStyle w:val="NoSpacing"/>
        <w:numPr>
          <w:ilvl w:val="0"/>
          <w:numId w:val="1"/>
        </w:numPr>
        <w:rPr/>
      </w:pPr>
      <w:r>
        <w:rPr/>
        <w:t>UC must surely continue to be stored well as lists continue to produce final testing results, otherwise CC domination in final testing would produce too much recency. It is possible that some drop in UC storage (and correspondingly testing) as lists continue would work, but might require an additional process (like A), or D) below), to produce enough increase in confusing foil CRs. That being said, we could consider decoupling UC storage from UC testing. That is possible, but possibly not the best justified idea conceptually. It is possible that a drop in UC at test (not storage) could explain the rise in CRs for confusing foils without an increase in change of CC across lists, and possibly without an increase in number of CC features stored and used in retrieval. But is the separation of UC storage and retrieval justified? Also it is not clear why the retrieval change in UC would justify a storage change in T features.</w:t>
      </w:r>
    </w:p>
    <w:p>
      <w:pPr>
        <w:pStyle w:val="NoSpacing"/>
        <w:numPr>
          <w:ilvl w:val="0"/>
          <w:numId w:val="1"/>
        </w:numPr>
        <w:rPr/>
      </w:pPr>
      <w:r>
        <w:rPr/>
        <w:t xml:space="preserve">It could be that the number of CC features stored and used in retrieval could increase as lists continue. That could also justify the decrease in use of T. However increasing the number of CC features on list n would </w:t>
      </w:r>
      <w:r>
        <w:rPr>
          <w:b/>
          <w:bCs/>
          <w:u w:val="single"/>
        </w:rPr>
        <w:t>not</w:t>
      </w:r>
      <w:r>
        <w:rPr/>
        <w:t xml:space="preserve"> change the filtering of traces from list n-1 because probe features not in the trace would be ignored. </w:t>
      </w:r>
    </w:p>
    <w:p>
      <w:pPr>
        <w:pStyle w:val="NoSpacing"/>
        <w:numPr>
          <w:ilvl w:val="0"/>
          <w:numId w:val="1"/>
        </w:numPr>
        <w:rPr/>
      </w:pPr>
      <w:r>
        <w:rPr/>
        <w:t>Better would be to increase the quality of CC storage as lists continue (i.e. increase U, c, or both). I think the better storage of CC on n would mean less match to the different CC features on n-1. If so, this could work? If so the increasing focus on storing and using CC could justify a decrease in T feature storage and use. As with A) we would have to consider why Hs only drop for 5-6 lists but CRs for confusing foils keep rising. Could increasing u and/or c for CC features mean that we would not need to drop the use of UC in testing? If so this could be worth trying.</w:t>
      </w:r>
    </w:p>
    <w:p>
      <w:pPr>
        <w:pStyle w:val="NoSpacing"/>
        <w:ind w:left="1080" w:hanging="0"/>
        <w:rPr/>
      </w:pPr>
      <w:r>
        <w:rPr/>
      </w:r>
    </w:p>
    <w:p>
      <w:pPr>
        <w:pStyle w:val="NoSpacing"/>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ptos Display">
    <w:charset w:val="01"/>
    <w:family w:val="roman"/>
    <w:pitch w:val="variable"/>
  </w:font>
  <w:font w:name="Aptos">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trackRevision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Aptos" w:cs="" w:cstheme="minorBidi" w:eastAsia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Calibri" w:hAnsi="Calibri" w:eastAsia="Aptos" w:cs="" w:cstheme="minorBidi" w:eastAsia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077047"/>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077047"/>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077047"/>
    <w:pPr>
      <w:keepNext w:val="true"/>
      <w:keepLines/>
      <w:spacing w:before="160" w:after="80"/>
      <w:outlineLvl w:val="2"/>
    </w:pPr>
    <w:rPr>
      <w:rFonts w:ascii="Aptos" w:hAnsi="Aptos" w:eastAsia="" w:cs="" w:asciiTheme="minorHAnsi" w:cstheme="majorBid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077047"/>
    <w:pPr>
      <w:keepNext w:val="true"/>
      <w:keepLines/>
      <w:spacing w:before="80" w:after="40"/>
      <w:outlineLvl w:val="3"/>
    </w:pPr>
    <w:rPr>
      <w:rFonts w:ascii="Aptos" w:hAnsi="Aptos" w:eastAsia="" w:cs="" w:asciiTheme="minorHAnsi" w:cstheme="majorBid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077047"/>
    <w:pPr>
      <w:keepNext w:val="true"/>
      <w:keepLines/>
      <w:spacing w:before="80" w:after="40"/>
      <w:outlineLvl w:val="4"/>
    </w:pPr>
    <w:rPr>
      <w:rFonts w:ascii="Aptos" w:hAnsi="Aptos" w:eastAsia="" w:cs="" w:asciiTheme="minorHAnsi" w:cstheme="majorBid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077047"/>
    <w:pPr>
      <w:keepNext w:val="true"/>
      <w:keepLines/>
      <w:spacing w:before="40" w:after="0"/>
      <w:outlineLvl w:val="5"/>
    </w:pPr>
    <w:rPr>
      <w:rFonts w:ascii="Aptos" w:hAnsi="Aptos" w:eastAsia="" w:cs="" w:asciiTheme="minorHAnsi" w:cstheme="majorBid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077047"/>
    <w:pPr>
      <w:keepNext w:val="true"/>
      <w:keepLines/>
      <w:spacing w:before="40" w:after="0"/>
      <w:outlineLvl w:val="6"/>
    </w:pPr>
    <w:rPr>
      <w:rFonts w:ascii="Aptos" w:hAnsi="Aptos" w:eastAsia="" w:cs="" w:asciiTheme="minorHAnsi" w:cstheme="majorBid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077047"/>
    <w:pPr>
      <w:keepNext w:val="true"/>
      <w:keepLines/>
      <w:spacing w:before="0" w:after="0"/>
      <w:outlineLvl w:val="7"/>
    </w:pPr>
    <w:rPr>
      <w:rFonts w:ascii="Aptos" w:hAnsi="Aptos" w:eastAsia="" w:cs="" w:asciiTheme="minorHAnsi" w:cstheme="majorBid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077047"/>
    <w:pPr>
      <w:keepNext w:val="true"/>
      <w:keepLines/>
      <w:spacing w:before="0" w:after="0"/>
      <w:outlineLvl w:val="8"/>
    </w:pPr>
    <w:rPr>
      <w:rFonts w:ascii="Aptos" w:hAnsi="Aptos" w:eastAsia="" w:cs="" w:asciiTheme="minorHAnsi" w:cstheme="majorBidi" w:eastAsiaTheme="majorEastAsia" w:hAnsiTheme="minorHAnsi"/>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77047"/>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077047"/>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077047"/>
    <w:rPr>
      <w:rFonts w:ascii="Aptos" w:hAnsi="Aptos" w:eastAsia="" w:cs="" w:asciiTheme="minorHAnsi" w:cstheme="majorBidi" w:eastAsiaTheme="majorEastAsia" w:hAnsiTheme="minorHAnsi"/>
      <w:color w:val="0F4761" w:themeColor="accent1" w:themeShade="bf"/>
      <w:sz w:val="28"/>
      <w:szCs w:val="28"/>
    </w:rPr>
  </w:style>
  <w:style w:type="character" w:styleId="Heading4Char" w:customStyle="1">
    <w:name w:val="Heading 4 Char"/>
    <w:basedOn w:val="DefaultParagraphFont"/>
    <w:link w:val="Heading4"/>
    <w:uiPriority w:val="9"/>
    <w:semiHidden/>
    <w:qFormat/>
    <w:rsid w:val="00077047"/>
    <w:rPr>
      <w:rFonts w:ascii="Aptos" w:hAnsi="Aptos" w:eastAsia="" w:cs="" w:asciiTheme="minorHAnsi" w:cstheme="majorBidi" w:eastAsiaTheme="majorEastAsia" w:hAnsiTheme="minorHAnsi"/>
      <w:i/>
      <w:iCs/>
      <w:color w:val="0F4761" w:themeColor="accent1" w:themeShade="bf"/>
    </w:rPr>
  </w:style>
  <w:style w:type="character" w:styleId="Heading5Char" w:customStyle="1">
    <w:name w:val="Heading 5 Char"/>
    <w:basedOn w:val="DefaultParagraphFont"/>
    <w:link w:val="Heading5"/>
    <w:uiPriority w:val="9"/>
    <w:semiHidden/>
    <w:qFormat/>
    <w:rsid w:val="00077047"/>
    <w:rPr>
      <w:rFonts w:ascii="Aptos" w:hAnsi="Aptos" w:eastAsia="" w:cs="" w:asciiTheme="minorHAnsi" w:cstheme="majorBidi" w:eastAsiaTheme="majorEastAsia" w:hAnsiTheme="minorHAnsi"/>
      <w:color w:val="0F4761" w:themeColor="accent1" w:themeShade="bf"/>
    </w:rPr>
  </w:style>
  <w:style w:type="character" w:styleId="Heading6Char" w:customStyle="1">
    <w:name w:val="Heading 6 Char"/>
    <w:basedOn w:val="DefaultParagraphFont"/>
    <w:link w:val="Heading6"/>
    <w:uiPriority w:val="9"/>
    <w:semiHidden/>
    <w:qFormat/>
    <w:rsid w:val="00077047"/>
    <w:rPr>
      <w:rFonts w:ascii="Aptos" w:hAnsi="Aptos" w:eastAsia="" w:cs="" w:asciiTheme="minorHAnsi" w:cstheme="majorBidi" w:eastAsiaTheme="majorEastAsia" w:hAnsiTheme="minorHAnsi"/>
      <w:i/>
      <w:iCs/>
      <w:color w:val="595959" w:themeColor="text1" w:themeTint="a6"/>
    </w:rPr>
  </w:style>
  <w:style w:type="character" w:styleId="Heading7Char" w:customStyle="1">
    <w:name w:val="Heading 7 Char"/>
    <w:basedOn w:val="DefaultParagraphFont"/>
    <w:link w:val="Heading7"/>
    <w:uiPriority w:val="9"/>
    <w:semiHidden/>
    <w:qFormat/>
    <w:rsid w:val="00077047"/>
    <w:rPr>
      <w:rFonts w:ascii="Aptos" w:hAnsi="Aptos" w:eastAsia="" w:cs="" w:asciiTheme="minorHAnsi" w:cstheme="majorBidi" w:eastAsiaTheme="majorEastAsia" w:hAnsiTheme="minorHAnsi"/>
      <w:color w:val="595959" w:themeColor="text1" w:themeTint="a6"/>
    </w:rPr>
  </w:style>
  <w:style w:type="character" w:styleId="Heading8Char" w:customStyle="1">
    <w:name w:val="Heading 8 Char"/>
    <w:basedOn w:val="DefaultParagraphFont"/>
    <w:link w:val="Heading8"/>
    <w:uiPriority w:val="9"/>
    <w:semiHidden/>
    <w:qFormat/>
    <w:rsid w:val="00077047"/>
    <w:rPr>
      <w:rFonts w:ascii="Aptos" w:hAnsi="Aptos" w:eastAsia="" w:cs="" w:asciiTheme="minorHAnsi" w:cstheme="majorBidi" w:eastAsiaTheme="majorEastAsia" w:hAnsiTheme="minorHAnsi"/>
      <w:i/>
      <w:iCs/>
      <w:color w:val="272727" w:themeColor="text1" w:themeTint="d8"/>
    </w:rPr>
  </w:style>
  <w:style w:type="character" w:styleId="Heading9Char" w:customStyle="1">
    <w:name w:val="Heading 9 Char"/>
    <w:basedOn w:val="DefaultParagraphFont"/>
    <w:link w:val="Heading9"/>
    <w:uiPriority w:val="9"/>
    <w:semiHidden/>
    <w:qFormat/>
    <w:rsid w:val="00077047"/>
    <w:rPr>
      <w:rFonts w:ascii="Aptos" w:hAnsi="Aptos" w:eastAsia="" w:cs="" w:asciiTheme="minorHAnsi" w:cstheme="majorBidi" w:eastAsiaTheme="majorEastAsia" w:hAnsiTheme="minorHAnsi"/>
      <w:color w:val="272727" w:themeColor="text1" w:themeTint="d8"/>
    </w:rPr>
  </w:style>
  <w:style w:type="character" w:styleId="TitleChar" w:customStyle="1">
    <w:name w:val="Title Char"/>
    <w:basedOn w:val="DefaultParagraphFont"/>
    <w:link w:val="Title"/>
    <w:uiPriority w:val="10"/>
    <w:qFormat/>
    <w:rsid w:val="0007704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077047"/>
    <w:rPr>
      <w:rFonts w:ascii="Aptos" w:hAnsi="Aptos" w:eastAsia="" w:cs="" w:asciiTheme="minorHAnsi" w:cstheme="majorBidi" w:eastAsiaTheme="majorEastAsia" w:hAnsiTheme="minorHAnsi"/>
      <w:color w:val="595959" w:themeColor="text1" w:themeTint="a6"/>
      <w:spacing w:val="15"/>
      <w:sz w:val="28"/>
      <w:szCs w:val="28"/>
    </w:rPr>
  </w:style>
  <w:style w:type="character" w:styleId="QuoteChar" w:customStyle="1">
    <w:name w:val="Quote Char"/>
    <w:basedOn w:val="DefaultParagraphFont"/>
    <w:link w:val="Quote"/>
    <w:uiPriority w:val="29"/>
    <w:qFormat/>
    <w:rsid w:val="00077047"/>
    <w:rPr>
      <w:i/>
      <w:iCs/>
      <w:color w:val="404040" w:themeColor="text1" w:themeTint="bf"/>
    </w:rPr>
  </w:style>
  <w:style w:type="character" w:styleId="IntenseEmphasis">
    <w:name w:val="Intense Emphasis"/>
    <w:basedOn w:val="DefaultParagraphFont"/>
    <w:uiPriority w:val="21"/>
    <w:qFormat/>
    <w:rsid w:val="00077047"/>
    <w:rPr>
      <w:i/>
      <w:iCs/>
      <w:color w:val="0F4761" w:themeColor="accent1" w:themeShade="bf"/>
    </w:rPr>
  </w:style>
  <w:style w:type="character" w:styleId="IntenseQuoteChar" w:customStyle="1">
    <w:name w:val="Intense Quote Char"/>
    <w:basedOn w:val="DefaultParagraphFont"/>
    <w:link w:val="IntenseQuote"/>
    <w:uiPriority w:val="30"/>
    <w:qFormat/>
    <w:rsid w:val="00077047"/>
    <w:rPr>
      <w:i/>
      <w:iCs/>
      <w:color w:val="0F4761" w:themeColor="accent1" w:themeShade="bf"/>
    </w:rPr>
  </w:style>
  <w:style w:type="character" w:styleId="IntenseReference">
    <w:name w:val="Intense Reference"/>
    <w:basedOn w:val="DefaultParagraphFont"/>
    <w:uiPriority w:val="32"/>
    <w:qFormat/>
    <w:rsid w:val="00077047"/>
    <w:rPr>
      <w:b/>
      <w:bCs/>
      <w:smallCaps/>
      <w:color w:val="0F4761" w:themeColor="accent1" w:themeShade="bf"/>
      <w:spacing w:val="5"/>
    </w:rPr>
  </w:style>
  <w:style w:type="character" w:styleId="LineNumbering">
    <w:name w:val="Line Numbering"/>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07704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077047"/>
    <w:pPr/>
    <w:rPr>
      <w:rFonts w:ascii="Aptos" w:hAnsi="Aptos" w:eastAsia="" w:cs="" w:asciiTheme="minorHAnsi" w:cstheme="majorBid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077047"/>
    <w:pPr>
      <w:spacing w:before="160" w:after="160"/>
      <w:jc w:val="center"/>
    </w:pPr>
    <w:rPr>
      <w:i/>
      <w:iCs/>
      <w:color w:val="404040" w:themeColor="text1" w:themeTint="bf"/>
    </w:rPr>
  </w:style>
  <w:style w:type="paragraph" w:styleId="ListParagraph">
    <w:name w:val="List Paragraph"/>
    <w:basedOn w:val="Normal"/>
    <w:uiPriority w:val="34"/>
    <w:qFormat/>
    <w:rsid w:val="00077047"/>
    <w:pPr>
      <w:spacing w:before="0" w:after="160"/>
      <w:ind w:left="720" w:hanging="0"/>
      <w:contextualSpacing/>
    </w:pPr>
    <w:rPr/>
  </w:style>
  <w:style w:type="paragraph" w:styleId="IntenseQuote">
    <w:name w:val="Intense Quote"/>
    <w:basedOn w:val="Normal"/>
    <w:next w:val="Normal"/>
    <w:link w:val="IntenseQuoteChar"/>
    <w:uiPriority w:val="30"/>
    <w:qFormat/>
    <w:rsid w:val="00077047"/>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077047"/>
    <w:pPr>
      <w:widowControl/>
      <w:suppressAutoHyphens w:val="true"/>
      <w:bidi w:val="0"/>
      <w:spacing w:lineRule="auto" w:line="240" w:before="0" w:after="0"/>
      <w:jc w:val="left"/>
    </w:pPr>
    <w:rPr>
      <w:rFonts w:ascii="Calibri" w:hAnsi="Calibri" w:eastAsia="Aptos" w:cs="" w:cstheme="minorBidi" w:eastAsiaTheme="minorHAnsi"/>
      <w:color w:val="auto"/>
      <w:kern w:val="2"/>
      <w:sz w:val="24"/>
      <w:szCs w:val="24"/>
      <w:lang w:val="en-US" w:eastAsia="en-US" w:bidi="ar-SA"/>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0D7D66-0B59-4E49-A2E2-2023E7B08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Application>LibreOffice/7.3.7.2$Linux_X86_64 LibreOffice_project/30$Build-2</Application>
  <AppVersion>15.0000</AppVersion>
  <Pages>3</Pages>
  <Words>1050</Words>
  <Characters>4676</Characters>
  <CharactersWithSpaces>5850</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2025-05-21T13:35:00Z</dcterms:created>
  <dc:creator>Shiffrin, Richard M.</dc:creator>
  <dc:description/>
  <dc:language>en-US</dc:language>
  <cp:lastModifiedBy/>
  <dcterms:modified xsi:type="dcterms:W3CDTF">2025-05-22T23:08:52Z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